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E61" w:rsidRPr="000463D6" w:rsidRDefault="00310E61" w:rsidP="00BF3A02">
      <w:pPr>
        <w:pStyle w:val="Reporttitle"/>
      </w:pPr>
      <w:r w:rsidRPr="0002110A">
        <w:t xml:space="preserve">Technical information supporting the </w:t>
      </w:r>
      <w:r w:rsidR="006562AD">
        <w:t xml:space="preserve">2023 </w:t>
      </w:r>
      <w:bookmarkStart w:id="0" w:name="RCTitle"/>
      <w:r>
        <w:t>RCTitle</w:t>
      </w:r>
      <w:bookmarkEnd w:id="0"/>
    </w:p>
    <w:p w:rsidR="00310E61" w:rsidRPr="006562AD" w:rsidRDefault="00310E61" w:rsidP="00310E61">
      <w:pPr>
        <w:pStyle w:val="Titletext"/>
        <w:rPr>
          <w:color w:val="FFFFFF" w:themeColor="background1"/>
          <w:sz w:val="26"/>
          <w:szCs w:val="26"/>
        </w:rPr>
      </w:pPr>
      <w:r w:rsidRPr="00330708">
        <w:rPr>
          <w:color w:val="FFFFFF" w:themeColor="background1"/>
          <w:sz w:val="26"/>
          <w:szCs w:val="26"/>
        </w:rPr>
        <w:t>Department for Environment and Water</w:t>
      </w:r>
      <w:r>
        <w:rPr>
          <w:color w:val="FFFFFF" w:themeColor="background1"/>
          <w:sz w:val="26"/>
          <w:szCs w:val="26"/>
        </w:rPr>
        <w:br/>
      </w:r>
      <w:r w:rsidR="00D65ACE">
        <w:rPr>
          <w:color w:val="FFFFFF" w:themeColor="background1"/>
          <w:sz w:val="26"/>
          <w:szCs w:val="26"/>
        </w:rPr>
        <w:fldChar w:fldCharType="begin"/>
      </w:r>
      <w:r w:rsidR="00D65ACE">
        <w:rPr>
          <w:color w:val="FFFFFF" w:themeColor="background1"/>
          <w:sz w:val="26"/>
          <w:szCs w:val="26"/>
        </w:rPr>
        <w:instrText xml:space="preserve"> SAVEDATE  \@ "MMMM yyyy"  \* MERGEFORMAT </w:instrText>
      </w:r>
      <w:r w:rsidR="00D65ACE">
        <w:rPr>
          <w:color w:val="FFFFFF" w:themeColor="background1"/>
          <w:sz w:val="26"/>
          <w:szCs w:val="26"/>
        </w:rPr>
        <w:fldChar w:fldCharType="separate"/>
      </w:r>
      <w:r w:rsidR="00557C08">
        <w:rPr>
          <w:noProof/>
          <w:color w:val="FFFFFF" w:themeColor="background1"/>
          <w:sz w:val="26"/>
          <w:szCs w:val="26"/>
        </w:rPr>
        <w:t>June 2023</w:t>
      </w:r>
      <w:r w:rsidR="00D65ACE">
        <w:rPr>
          <w:color w:val="FFFFFF" w:themeColor="background1"/>
          <w:sz w:val="26"/>
          <w:szCs w:val="26"/>
        </w:rPr>
        <w:fldChar w:fldCharType="end"/>
      </w:r>
    </w:p>
    <w:p w:rsidR="00310E61" w:rsidRPr="00330708" w:rsidRDefault="00310E61" w:rsidP="00310E61">
      <w:pPr>
        <w:pStyle w:val="Titletext"/>
        <w:rPr>
          <w:color w:val="FFFFFF" w:themeColor="background1"/>
          <w:sz w:val="26"/>
          <w:szCs w:val="26"/>
        </w:rPr>
      </w:pPr>
      <w:r w:rsidRPr="00330708">
        <w:rPr>
          <w:color w:val="FFFFFF" w:themeColor="background1"/>
          <w:sz w:val="26"/>
          <w:szCs w:val="26"/>
        </w:rPr>
        <w:t xml:space="preserve">DEW Technical </w:t>
      </w:r>
      <w:r>
        <w:rPr>
          <w:color w:val="FFFFFF" w:themeColor="background1"/>
          <w:sz w:val="26"/>
          <w:szCs w:val="26"/>
        </w:rPr>
        <w:t xml:space="preserve">note </w:t>
      </w:r>
      <w:r w:rsidR="00D65ACE">
        <w:rPr>
          <w:color w:val="FFFFFF" w:themeColor="background1"/>
          <w:sz w:val="26"/>
          <w:szCs w:val="26"/>
        </w:rPr>
        <w:fldChar w:fldCharType="begin"/>
      </w:r>
      <w:r w:rsidR="00D65ACE">
        <w:rPr>
          <w:color w:val="FFFFFF" w:themeColor="background1"/>
          <w:sz w:val="26"/>
          <w:szCs w:val="26"/>
        </w:rPr>
        <w:instrText xml:space="preserve"> SAVEDATE  \@ "yyyy"  \* MERGEFORMAT </w:instrText>
      </w:r>
      <w:r w:rsidR="00D65ACE">
        <w:rPr>
          <w:color w:val="FFFFFF" w:themeColor="background1"/>
          <w:sz w:val="26"/>
          <w:szCs w:val="26"/>
        </w:rPr>
        <w:fldChar w:fldCharType="separate"/>
      </w:r>
      <w:r w:rsidR="00557C08">
        <w:rPr>
          <w:noProof/>
          <w:color w:val="FFFFFF" w:themeColor="background1"/>
          <w:sz w:val="26"/>
          <w:szCs w:val="26"/>
        </w:rPr>
        <w:t>2023</w:t>
      </w:r>
      <w:r w:rsidR="00D65ACE">
        <w:rPr>
          <w:color w:val="FFFFFF" w:themeColor="background1"/>
          <w:sz w:val="26"/>
          <w:szCs w:val="26"/>
        </w:rPr>
        <w:fldChar w:fldCharType="end"/>
      </w:r>
      <w:r w:rsidRPr="00330708">
        <w:rPr>
          <w:color w:val="FFFFFF" w:themeColor="background1"/>
          <w:sz w:val="26"/>
          <w:szCs w:val="26"/>
        </w:rPr>
        <w:t>/</w:t>
      </w:r>
      <w:r w:rsidR="00544F78" w:rsidRPr="00544F78">
        <w:rPr>
          <w:color w:val="FFFFFF" w:themeColor="background1"/>
          <w:sz w:val="26"/>
          <w:szCs w:val="26"/>
        </w:rPr>
        <w:t>ReportNo</w:t>
      </w:r>
    </w:p>
    <w:p w:rsidR="00310E61" w:rsidRDefault="00310E61" w:rsidP="00310E61">
      <w:pPr>
        <w:pStyle w:val="Reporttext"/>
      </w:pPr>
    </w:p>
    <w:p w:rsidR="00310E61" w:rsidRDefault="00310E61" w:rsidP="00310E61">
      <w:pPr>
        <w:spacing w:after="0"/>
        <w:rPr>
          <w:color w:val="404040"/>
        </w:rPr>
      </w:pPr>
      <w:r>
        <w:br w:type="page"/>
      </w:r>
    </w:p>
    <w:p w:rsidR="00310E61" w:rsidRPr="00DF00FE" w:rsidRDefault="00310E61" w:rsidP="00310E61">
      <w:pPr>
        <w:pStyle w:val="Reporttext"/>
        <w:rPr>
          <w:b/>
          <w:color w:val="FF0000"/>
          <w:sz w:val="36"/>
        </w:rPr>
      </w:pPr>
      <w:r w:rsidRPr="00DF00FE">
        <w:rPr>
          <w:color w:val="FF0000"/>
          <w:sz w:val="24"/>
        </w:rPr>
        <w:lastRenderedPageBreak/>
        <w:t>This page fulfils document classification and authorisation requirements.</w:t>
      </w:r>
    </w:p>
    <w:p w:rsidR="00310E61" w:rsidRDefault="00310E61" w:rsidP="00310E61">
      <w:pPr>
        <w:pStyle w:val="Reporttext"/>
        <w:numPr>
          <w:ilvl w:val="0"/>
          <w:numId w:val="30"/>
        </w:numPr>
        <w:spacing w:before="360"/>
        <w:ind w:left="0" w:firstLine="0"/>
        <w:rPr>
          <w:b/>
          <w:sz w:val="36"/>
        </w:rPr>
      </w:pPr>
      <w:r>
        <w:rPr>
          <w:b/>
          <w:sz w:val="36"/>
        </w:rPr>
        <w:t>Document classification</w:t>
      </w:r>
    </w:p>
    <w:p w:rsidR="00310E61" w:rsidRPr="00E102E6" w:rsidRDefault="00310E61" w:rsidP="00310E61">
      <w:pPr>
        <w:pStyle w:val="Reporttext"/>
        <w:ind w:right="521"/>
        <w:rPr>
          <w:sz w:val="24"/>
        </w:rPr>
      </w:pPr>
      <w:r w:rsidRPr="00E102E6">
        <w:rPr>
          <w:sz w:val="24"/>
        </w:rPr>
        <w:t>Ensure appropriate classification is containe</w:t>
      </w:r>
      <w:r>
        <w:rPr>
          <w:sz w:val="24"/>
        </w:rPr>
        <w:t xml:space="preserve">d in header (see here for guidance): </w:t>
      </w:r>
      <w:r w:rsidRPr="0012610F">
        <w:rPr>
          <w:rStyle w:val="Hyperlink"/>
          <w:color w:val="0000FF"/>
        </w:rPr>
        <w:t>https://data.sa.gov.au/sites/default/files/Toolkit/Data-Classification-Marking-Decision-Diagram.pdf</w:t>
      </w:r>
      <w:r w:rsidRPr="00C04A4A">
        <w:rPr>
          <w:color w:val="0000FF"/>
        </w:rPr>
        <w:t xml:space="preserve"> </w:t>
      </w:r>
    </w:p>
    <w:p w:rsidR="00310E61" w:rsidRPr="00974454" w:rsidRDefault="00310E61" w:rsidP="00310E61">
      <w:pPr>
        <w:pStyle w:val="Reporttext"/>
        <w:numPr>
          <w:ilvl w:val="0"/>
          <w:numId w:val="30"/>
        </w:numPr>
        <w:spacing w:before="360"/>
        <w:ind w:left="0" w:firstLine="0"/>
        <w:rPr>
          <w:b/>
          <w:sz w:val="36"/>
        </w:rPr>
      </w:pPr>
      <w:r w:rsidRPr="00974454">
        <w:rPr>
          <w:b/>
          <w:sz w:val="36"/>
        </w:rPr>
        <w:t xml:space="preserve">Release </w:t>
      </w:r>
      <w:r>
        <w:rPr>
          <w:b/>
          <w:sz w:val="36"/>
        </w:rPr>
        <w:t>a</w:t>
      </w:r>
      <w:r w:rsidRPr="00974454">
        <w:rPr>
          <w:b/>
          <w:sz w:val="36"/>
        </w:rPr>
        <w:t>uthorisation</w:t>
      </w:r>
    </w:p>
    <w:tbl>
      <w:tblPr>
        <w:tblpPr w:leftFromText="180" w:rightFromText="180" w:vertAnchor="text" w:horzAnchor="margin" w:tblpY="1564"/>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2218"/>
        <w:gridCol w:w="6788"/>
      </w:tblGrid>
      <w:tr w:rsidR="00310E61" w:rsidTr="00F11B2D">
        <w:trPr>
          <w:trHeight w:val="208"/>
        </w:trPr>
        <w:tc>
          <w:tcPr>
            <w:tcW w:w="2218" w:type="dxa"/>
            <w:shd w:val="clear" w:color="auto" w:fill="auto"/>
          </w:tcPr>
          <w:p w:rsidR="00310E61" w:rsidRPr="00E358F0" w:rsidRDefault="00310E61" w:rsidP="00F11B2D">
            <w:pPr>
              <w:pStyle w:val="Reporttext"/>
              <w:rPr>
                <w:b/>
              </w:rPr>
            </w:pPr>
            <w:r w:rsidRPr="00E358F0">
              <w:rPr>
                <w:b/>
              </w:rPr>
              <w:t>Internal review</w:t>
            </w:r>
          </w:p>
        </w:tc>
        <w:tc>
          <w:tcPr>
            <w:tcW w:w="6788" w:type="dxa"/>
          </w:tcPr>
          <w:p w:rsidR="00310E61" w:rsidRPr="004D7C4C" w:rsidRDefault="00A943D8" w:rsidP="004D7C4C">
            <w:pPr>
              <w:spacing w:after="60" w:line="276" w:lineRule="auto"/>
              <w:rPr>
                <w:rFonts w:cs="Segoe UI"/>
                <w:szCs w:val="20"/>
              </w:rPr>
            </w:pPr>
            <w:bookmarkStart w:id="1" w:name="RCReviewInternal"/>
            <w:r>
              <w:rPr>
                <w:rFonts w:cs="Segoe UI"/>
                <w:szCs w:val="20"/>
              </w:rPr>
              <w:t>RCReviewInternal</w:t>
            </w:r>
            <w:bookmarkEnd w:id="1"/>
          </w:p>
        </w:tc>
      </w:tr>
      <w:tr w:rsidR="00310E61" w:rsidTr="00F11B2D">
        <w:trPr>
          <w:trHeight w:val="208"/>
        </w:trPr>
        <w:tc>
          <w:tcPr>
            <w:tcW w:w="2218" w:type="dxa"/>
            <w:shd w:val="clear" w:color="auto" w:fill="auto"/>
          </w:tcPr>
          <w:p w:rsidR="00310E61" w:rsidRPr="00E358F0" w:rsidRDefault="00310E61" w:rsidP="00F11B2D">
            <w:pPr>
              <w:pStyle w:val="Reporttext"/>
              <w:rPr>
                <w:b/>
              </w:rPr>
            </w:pPr>
            <w:r w:rsidRPr="00E358F0">
              <w:rPr>
                <w:b/>
              </w:rPr>
              <w:t>External review</w:t>
            </w:r>
          </w:p>
        </w:tc>
        <w:tc>
          <w:tcPr>
            <w:tcW w:w="6788" w:type="dxa"/>
          </w:tcPr>
          <w:p w:rsidR="00310E61" w:rsidRPr="004D7C4C" w:rsidRDefault="00A943D8" w:rsidP="00F11B2D">
            <w:pPr>
              <w:spacing w:after="60" w:line="276" w:lineRule="auto"/>
              <w:rPr>
                <w:rFonts w:cs="Segoe UI"/>
                <w:szCs w:val="20"/>
              </w:rPr>
            </w:pPr>
            <w:bookmarkStart w:id="2" w:name="RCReviewExternal"/>
            <w:r>
              <w:rPr>
                <w:rFonts w:cs="Segoe UI"/>
                <w:szCs w:val="20"/>
              </w:rPr>
              <w:t>RCReviewExternal</w:t>
            </w:r>
            <w:bookmarkEnd w:id="2"/>
          </w:p>
        </w:tc>
      </w:tr>
      <w:tr w:rsidR="00310E61" w:rsidTr="00F11B2D">
        <w:trPr>
          <w:trHeight w:val="208"/>
        </w:trPr>
        <w:tc>
          <w:tcPr>
            <w:tcW w:w="2218" w:type="dxa"/>
            <w:shd w:val="clear" w:color="auto" w:fill="auto"/>
          </w:tcPr>
          <w:p w:rsidR="00310E61" w:rsidRPr="00E358F0" w:rsidRDefault="00310E61" w:rsidP="00F11B2D">
            <w:pPr>
              <w:pStyle w:val="Reporttext"/>
              <w:rPr>
                <w:b/>
              </w:rPr>
            </w:pPr>
            <w:r>
              <w:rPr>
                <w:b/>
              </w:rPr>
              <w:t>Release approval</w:t>
            </w:r>
          </w:p>
        </w:tc>
        <w:tc>
          <w:tcPr>
            <w:tcW w:w="6788" w:type="dxa"/>
          </w:tcPr>
          <w:p w:rsidR="00310E61" w:rsidRPr="00A943D8" w:rsidRDefault="00A943D8" w:rsidP="00F11B2D">
            <w:pPr>
              <w:spacing w:after="60" w:line="276" w:lineRule="auto"/>
              <w:rPr>
                <w:rFonts w:cs="Segoe UI"/>
                <w:szCs w:val="20"/>
              </w:rPr>
            </w:pPr>
            <w:bookmarkStart w:id="3" w:name="RCRelease"/>
            <w:r w:rsidRPr="00A943D8">
              <w:rPr>
                <w:rFonts w:cs="Segoe UI"/>
                <w:szCs w:val="20"/>
              </w:rPr>
              <w:t>RCRelease</w:t>
            </w:r>
            <w:bookmarkEnd w:id="3"/>
          </w:p>
        </w:tc>
      </w:tr>
    </w:tbl>
    <w:p w:rsidR="00310E61" w:rsidRDefault="00310E61" w:rsidP="00310E61">
      <w:pPr>
        <w:pStyle w:val="Reporttext"/>
      </w:pPr>
      <w:r>
        <w:t>Ensure intended release authorities are recorded in Table 1 below as per Section 2B of document preparation, review and publishing process.</w:t>
      </w:r>
    </w:p>
    <w:p w:rsidR="00310E61" w:rsidRDefault="00310E61" w:rsidP="00310E61">
      <w:pPr>
        <w:pStyle w:val="Reporttext"/>
        <w:spacing w:before="240" w:after="0"/>
      </w:pPr>
      <w:r>
        <w:rPr>
          <w:b/>
        </w:rPr>
        <w:t xml:space="preserve">Table 1. </w:t>
      </w:r>
      <w:r w:rsidRPr="005C6862">
        <w:rPr>
          <w:b/>
        </w:rPr>
        <w:t xml:space="preserve">Release </w:t>
      </w:r>
      <w:r>
        <w:rPr>
          <w:b/>
        </w:rPr>
        <w:t>a</w:t>
      </w:r>
      <w:r w:rsidRPr="005C6862">
        <w:rPr>
          <w:b/>
        </w:rPr>
        <w:t>uthority</w:t>
      </w:r>
      <w:r>
        <w:rPr>
          <w:b/>
        </w:rPr>
        <w:t xml:space="preserve"> nominations</w:t>
      </w:r>
      <w:r w:rsidRPr="005C6862">
        <w:rPr>
          <w:b/>
        </w:rPr>
        <w:t>:</w:t>
      </w:r>
      <w:r w:rsidRPr="005C6862">
        <w:t xml:space="preserve"> Name of person with authority to release </w:t>
      </w:r>
      <w:r>
        <w:t>each</w:t>
      </w:r>
      <w:r w:rsidRPr="005C6862">
        <w:t xml:space="preserve"> type of document</w:t>
      </w:r>
    </w:p>
    <w:p w:rsidR="00310E61" w:rsidRPr="005D38CA" w:rsidRDefault="00310E61" w:rsidP="00310E61">
      <w:pPr>
        <w:pStyle w:val="Reporttext"/>
        <w:spacing w:before="240" w:after="0"/>
      </w:pPr>
    </w:p>
    <w:p w:rsidR="00310E61" w:rsidRDefault="00310E61" w:rsidP="00310E61">
      <w:pPr>
        <w:pStyle w:val="Reporttext"/>
        <w:spacing w:before="360"/>
        <w:rPr>
          <w:b/>
        </w:rPr>
      </w:pPr>
    </w:p>
    <w:p w:rsidR="00310E61" w:rsidRDefault="00310E61" w:rsidP="00310E61">
      <w:pPr>
        <w:pStyle w:val="Reporttext"/>
        <w:spacing w:before="360"/>
        <w:rPr>
          <w:b/>
        </w:rPr>
      </w:pPr>
    </w:p>
    <w:p w:rsidR="00310E61" w:rsidRDefault="00310E61" w:rsidP="00310E61">
      <w:pPr>
        <w:pStyle w:val="Reporttext"/>
        <w:spacing w:before="360"/>
        <w:rPr>
          <w:b/>
        </w:rPr>
      </w:pPr>
    </w:p>
    <w:p w:rsidR="00310E61" w:rsidRDefault="00310E61" w:rsidP="00310E61">
      <w:pPr>
        <w:pStyle w:val="Reporttext"/>
        <w:spacing w:before="360"/>
      </w:pPr>
      <w:r>
        <w:rPr>
          <w:b/>
        </w:rPr>
        <w:t xml:space="preserve">Table 2. Document version, type and </w:t>
      </w:r>
      <w:r w:rsidRPr="005C6862">
        <w:rPr>
          <w:b/>
        </w:rPr>
        <w:t>Release Date:</w:t>
      </w:r>
      <w:r w:rsidRPr="005C6862">
        <w:t xml:space="preserve"> </w:t>
      </w:r>
      <w:r>
        <w:t>This table records the d</w:t>
      </w:r>
      <w:r w:rsidRPr="005C6862">
        <w:t xml:space="preserve">ate </w:t>
      </w:r>
      <w:r>
        <w:t xml:space="preserve">that authority was granted to </w:t>
      </w:r>
      <w:r w:rsidRPr="005C6862">
        <w:t xml:space="preserve">release </w:t>
      </w:r>
      <w:r>
        <w:t>the recorded version</w:t>
      </w:r>
      <w:r w:rsidRPr="005C6862">
        <w:t>. No date indicates it has not been approved for release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2258"/>
        <w:gridCol w:w="7141"/>
      </w:tblGrid>
      <w:tr w:rsidR="00310E61" w:rsidTr="00F11B2D">
        <w:trPr>
          <w:trHeight w:val="208"/>
        </w:trPr>
        <w:tc>
          <w:tcPr>
            <w:tcW w:w="2258" w:type="dxa"/>
            <w:shd w:val="clear" w:color="auto" w:fill="auto"/>
          </w:tcPr>
          <w:p w:rsidR="00310E61" w:rsidRPr="00461F95" w:rsidRDefault="00310E61" w:rsidP="00F11B2D">
            <w:pPr>
              <w:spacing w:after="60" w:line="276" w:lineRule="auto"/>
              <w:rPr>
                <w:rFonts w:cs="Segoe UI"/>
                <w:b/>
                <w:szCs w:val="20"/>
              </w:rPr>
            </w:pPr>
            <w:r w:rsidRPr="00461F95">
              <w:rPr>
                <w:rFonts w:cs="Segoe UI"/>
                <w:b/>
                <w:szCs w:val="20"/>
              </w:rPr>
              <w:t>Document location</w:t>
            </w:r>
          </w:p>
        </w:tc>
        <w:tc>
          <w:tcPr>
            <w:tcW w:w="7141" w:type="dxa"/>
          </w:tcPr>
          <w:p w:rsidR="00310E61" w:rsidRPr="00E3194E" w:rsidRDefault="00927333" w:rsidP="00F11B2D">
            <w:pPr>
              <w:spacing w:after="60" w:line="276" w:lineRule="auto"/>
              <w:rPr>
                <w:rFonts w:cs="Segoe UI"/>
                <w:szCs w:val="20"/>
                <w:highlight w:val="cyan"/>
              </w:rPr>
            </w:pPr>
            <w:hyperlink r:id="rId8" w:history="1">
              <w:r w:rsidR="00310E61">
                <w:rPr>
                  <w:rStyle w:val="Hyperlink"/>
                </w:rPr>
                <w:t>2023 Report Cards Tech Reports (env.sa.gov.au)</w:t>
              </w:r>
            </w:hyperlink>
          </w:p>
        </w:tc>
      </w:tr>
      <w:tr w:rsidR="00310E61" w:rsidTr="00F11B2D">
        <w:trPr>
          <w:trHeight w:val="208"/>
        </w:trPr>
        <w:tc>
          <w:tcPr>
            <w:tcW w:w="2258" w:type="dxa"/>
            <w:shd w:val="clear" w:color="auto" w:fill="auto"/>
          </w:tcPr>
          <w:p w:rsidR="00310E61" w:rsidRPr="00461F95" w:rsidRDefault="00310E61" w:rsidP="00F11B2D">
            <w:pPr>
              <w:spacing w:after="60" w:line="276" w:lineRule="auto"/>
              <w:rPr>
                <w:rFonts w:cs="Segoe UI"/>
                <w:b/>
                <w:szCs w:val="20"/>
              </w:rPr>
            </w:pPr>
            <w:r>
              <w:rPr>
                <w:rFonts w:cs="Segoe UI"/>
                <w:b/>
                <w:szCs w:val="20"/>
              </w:rPr>
              <w:t>Version</w:t>
            </w:r>
          </w:p>
        </w:tc>
        <w:tc>
          <w:tcPr>
            <w:tcW w:w="7141" w:type="dxa"/>
          </w:tcPr>
          <w:p w:rsidR="00310E61" w:rsidRPr="00E3194E" w:rsidRDefault="00310E61" w:rsidP="00F11B2D">
            <w:pPr>
              <w:spacing w:after="60" w:line="276" w:lineRule="auto"/>
              <w:rPr>
                <w:rFonts w:cs="Segoe UI"/>
                <w:szCs w:val="20"/>
                <w:highlight w:val="cyan"/>
              </w:rPr>
            </w:pPr>
          </w:p>
        </w:tc>
      </w:tr>
      <w:tr w:rsidR="00310E61" w:rsidTr="00F11B2D">
        <w:trPr>
          <w:trHeight w:val="208"/>
        </w:trPr>
        <w:tc>
          <w:tcPr>
            <w:tcW w:w="2258" w:type="dxa"/>
            <w:shd w:val="clear" w:color="auto" w:fill="auto"/>
          </w:tcPr>
          <w:p w:rsidR="00310E61" w:rsidRPr="00461F95" w:rsidRDefault="00310E61" w:rsidP="00F11B2D">
            <w:pPr>
              <w:spacing w:after="60" w:line="276" w:lineRule="auto"/>
              <w:rPr>
                <w:rFonts w:cs="Segoe UI"/>
                <w:b/>
                <w:szCs w:val="20"/>
              </w:rPr>
            </w:pPr>
            <w:r>
              <w:rPr>
                <w:rFonts w:cs="Segoe UI"/>
                <w:b/>
                <w:szCs w:val="20"/>
              </w:rPr>
              <w:t>Release type</w:t>
            </w:r>
          </w:p>
        </w:tc>
        <w:tc>
          <w:tcPr>
            <w:tcW w:w="7141" w:type="dxa"/>
          </w:tcPr>
          <w:p w:rsidR="00310E61" w:rsidRPr="00E3194E" w:rsidRDefault="00310E61" w:rsidP="00F11B2D">
            <w:pPr>
              <w:spacing w:after="60" w:line="276" w:lineRule="auto"/>
              <w:rPr>
                <w:rFonts w:cs="Segoe UI"/>
                <w:szCs w:val="20"/>
                <w:highlight w:val="cyan"/>
              </w:rPr>
            </w:pPr>
            <w:r w:rsidRPr="00F92C20">
              <w:rPr>
                <w:rFonts w:cs="Segoe UI"/>
                <w:szCs w:val="20"/>
              </w:rPr>
              <w:t>Public</w:t>
            </w:r>
          </w:p>
        </w:tc>
      </w:tr>
      <w:tr w:rsidR="00310E61" w:rsidTr="00F11B2D">
        <w:trPr>
          <w:trHeight w:val="208"/>
        </w:trPr>
        <w:tc>
          <w:tcPr>
            <w:tcW w:w="2258" w:type="dxa"/>
            <w:shd w:val="clear" w:color="auto" w:fill="auto"/>
          </w:tcPr>
          <w:p w:rsidR="00310E61" w:rsidRPr="00461F95" w:rsidRDefault="00310E61" w:rsidP="00F11B2D">
            <w:pPr>
              <w:spacing w:after="60" w:line="276" w:lineRule="auto"/>
              <w:rPr>
                <w:rFonts w:cs="Segoe UI"/>
                <w:b/>
                <w:szCs w:val="20"/>
              </w:rPr>
            </w:pPr>
            <w:r>
              <w:rPr>
                <w:rFonts w:cs="Segoe UI"/>
                <w:b/>
                <w:szCs w:val="20"/>
              </w:rPr>
              <w:t>Release authority</w:t>
            </w:r>
          </w:p>
        </w:tc>
        <w:tc>
          <w:tcPr>
            <w:tcW w:w="7141" w:type="dxa"/>
          </w:tcPr>
          <w:p w:rsidR="00310E61" w:rsidRPr="00E3194E" w:rsidRDefault="00310E61" w:rsidP="00F11B2D">
            <w:pPr>
              <w:spacing w:after="60" w:line="276" w:lineRule="auto"/>
              <w:rPr>
                <w:rFonts w:cs="Segoe UI"/>
                <w:szCs w:val="20"/>
                <w:highlight w:val="cyan"/>
              </w:rPr>
            </w:pPr>
          </w:p>
        </w:tc>
      </w:tr>
      <w:tr w:rsidR="00310E61" w:rsidTr="00F11B2D">
        <w:trPr>
          <w:trHeight w:val="208"/>
        </w:trPr>
        <w:tc>
          <w:tcPr>
            <w:tcW w:w="2258" w:type="dxa"/>
            <w:shd w:val="clear" w:color="auto" w:fill="auto"/>
          </w:tcPr>
          <w:p w:rsidR="00310E61" w:rsidRPr="00461F95" w:rsidRDefault="00310E61" w:rsidP="00F11B2D">
            <w:pPr>
              <w:spacing w:after="60" w:line="276" w:lineRule="auto"/>
              <w:rPr>
                <w:rFonts w:cs="Segoe UI"/>
                <w:b/>
                <w:szCs w:val="20"/>
              </w:rPr>
            </w:pPr>
            <w:r>
              <w:rPr>
                <w:rFonts w:cs="Segoe UI"/>
                <w:b/>
                <w:szCs w:val="20"/>
              </w:rPr>
              <w:t>Release date</w:t>
            </w:r>
          </w:p>
        </w:tc>
        <w:tc>
          <w:tcPr>
            <w:tcW w:w="7141" w:type="dxa"/>
          </w:tcPr>
          <w:p w:rsidR="00310E61" w:rsidRPr="00E3194E" w:rsidRDefault="00310E61" w:rsidP="00F11B2D">
            <w:pPr>
              <w:spacing w:after="60" w:line="276" w:lineRule="auto"/>
              <w:rPr>
                <w:rFonts w:cs="Segoe UI"/>
                <w:szCs w:val="20"/>
                <w:highlight w:val="cyan"/>
              </w:rPr>
            </w:pPr>
          </w:p>
        </w:tc>
      </w:tr>
    </w:tbl>
    <w:p w:rsidR="00310E61" w:rsidRPr="000A788E" w:rsidRDefault="00310E61" w:rsidP="00310E61">
      <w:pPr>
        <w:pStyle w:val="Reporttext"/>
        <w:spacing w:after="0"/>
        <w:rPr>
          <w:szCs w:val="20"/>
        </w:rPr>
      </w:pPr>
    </w:p>
    <w:p w:rsidR="00310E61" w:rsidRDefault="00310E61" w:rsidP="00310E61">
      <w:pPr>
        <w:pStyle w:val="Reporttext"/>
      </w:pPr>
    </w:p>
    <w:p w:rsidR="00310E61" w:rsidRDefault="00310E61" w:rsidP="00310E61">
      <w:pPr>
        <w:pStyle w:val="Reporttext"/>
        <w:spacing w:after="0"/>
        <w:rPr>
          <w:b/>
          <w:sz w:val="24"/>
        </w:rPr>
      </w:pPr>
      <w:r w:rsidRPr="00D42788">
        <w:rPr>
          <w:b/>
          <w:sz w:val="24"/>
        </w:rPr>
        <w:t xml:space="preserve">All hard copies of </w:t>
      </w:r>
      <w:r>
        <w:rPr>
          <w:b/>
          <w:sz w:val="24"/>
        </w:rPr>
        <w:t>this document are uncontrolled.</w:t>
      </w:r>
    </w:p>
    <w:p w:rsidR="00310E61" w:rsidRDefault="00310E61" w:rsidP="00310E61">
      <w:pPr>
        <w:pStyle w:val="Reporttext"/>
        <w:spacing w:after="120"/>
        <w:rPr>
          <w:szCs w:val="20"/>
        </w:rPr>
      </w:pPr>
      <w:r w:rsidRPr="00D42788">
        <w:rPr>
          <w:b/>
          <w:sz w:val="24"/>
        </w:rPr>
        <w:t>Refer to the file held in iShare for the authorised version.</w:t>
      </w:r>
    </w:p>
    <w:p w:rsidR="00310E61" w:rsidRPr="005D5935" w:rsidRDefault="00310E61" w:rsidP="00310E61">
      <w:pPr>
        <w:pStyle w:val="Reporttext"/>
        <w:spacing w:after="120"/>
        <w:sectPr w:rsidR="00310E61" w:rsidRPr="005D5935" w:rsidSect="00311309">
          <w:headerReference w:type="even" r:id="rId9"/>
          <w:headerReference w:type="default" r:id="rId10"/>
          <w:footerReference w:type="even" r:id="rId11"/>
          <w:footerReference w:type="default" r:id="rId12"/>
          <w:headerReference w:type="first" r:id="rId13"/>
          <w:footerReference w:type="first" r:id="rId14"/>
          <w:pgSz w:w="11906" w:h="16838"/>
          <w:pgMar w:top="1276" w:right="851" w:bottom="1418" w:left="964" w:header="567" w:footer="964" w:gutter="0"/>
          <w:pgNumType w:fmt="lowerRoman" w:start="1"/>
          <w:cols w:space="708"/>
          <w:titlePg/>
          <w:docGrid w:linePitch="360"/>
        </w:sectPr>
      </w:pPr>
    </w:p>
    <w:p w:rsidR="00310E61" w:rsidRPr="00D868B6" w:rsidRDefault="00310E61" w:rsidP="00310E61">
      <w:pPr>
        <w:pStyle w:val="Whitebackpagetext"/>
        <w:spacing w:after="120" w:line="240" w:lineRule="exact"/>
        <w:rPr>
          <w:rFonts w:ascii="Segoe UI" w:eastAsia="MS Mincho" w:hAnsi="Segoe UI" w:cs="Times New Roman"/>
          <w:noProof w:val="0"/>
          <w:color w:val="auto"/>
          <w:sz w:val="20"/>
          <w:szCs w:val="20"/>
          <w:lang w:eastAsia="en-US"/>
        </w:rPr>
      </w:pPr>
      <w:r w:rsidRPr="00D868B6">
        <w:rPr>
          <w:rFonts w:ascii="Segoe UI" w:eastAsia="MS Mincho" w:hAnsi="Segoe UI" w:cs="Times New Roman"/>
          <w:noProof w:val="0"/>
          <w:color w:val="auto"/>
          <w:sz w:val="20"/>
          <w:szCs w:val="20"/>
          <w:lang w:eastAsia="en-US"/>
        </w:rPr>
        <w:lastRenderedPageBreak/>
        <w:t>Department for Environment and Water</w:t>
      </w:r>
    </w:p>
    <w:p w:rsidR="00310E61" w:rsidRPr="00D868B6" w:rsidRDefault="00310E61" w:rsidP="00310E61">
      <w:pPr>
        <w:pStyle w:val="Whitebackpagetext"/>
        <w:spacing w:after="120" w:line="240" w:lineRule="exact"/>
        <w:rPr>
          <w:rFonts w:ascii="Segoe UI" w:eastAsia="MS Mincho" w:hAnsi="Segoe UI" w:cs="Times New Roman"/>
          <w:noProof w:val="0"/>
          <w:color w:val="auto"/>
          <w:sz w:val="20"/>
          <w:szCs w:val="20"/>
          <w:lang w:eastAsia="en-US"/>
        </w:rPr>
      </w:pPr>
      <w:r w:rsidRPr="00D868B6">
        <w:rPr>
          <w:rFonts w:ascii="Segoe UI" w:eastAsia="MS Mincho" w:hAnsi="Segoe UI" w:cs="Times New Roman"/>
          <w:noProof w:val="0"/>
          <w:color w:val="auto"/>
          <w:sz w:val="20"/>
          <w:szCs w:val="20"/>
          <w:lang w:eastAsia="en-US"/>
        </w:rPr>
        <w:t>Government of South Australia</w:t>
      </w:r>
    </w:p>
    <w:p w:rsidR="00310E61" w:rsidRPr="00D868B6" w:rsidRDefault="00D65ACE" w:rsidP="00310E61">
      <w:pPr>
        <w:pStyle w:val="Whitebackpagetext"/>
        <w:spacing w:after="120" w:line="240" w:lineRule="exact"/>
        <w:rPr>
          <w:rFonts w:ascii="Segoe UI" w:eastAsia="MS Mincho" w:hAnsi="Segoe UI" w:cs="Times New Roman"/>
          <w:noProof w:val="0"/>
          <w:color w:val="auto"/>
          <w:sz w:val="20"/>
          <w:szCs w:val="20"/>
          <w:lang w:eastAsia="en-US"/>
        </w:rPr>
      </w:pPr>
      <w:r w:rsidRPr="00D868B6">
        <w:rPr>
          <w:rFonts w:ascii="Segoe UI" w:eastAsia="MS Mincho" w:hAnsi="Segoe UI" w:cs="Times New Roman"/>
          <w:noProof w:val="0"/>
          <w:color w:val="auto"/>
          <w:sz w:val="20"/>
          <w:szCs w:val="20"/>
          <w:lang w:eastAsia="en-US"/>
        </w:rPr>
        <w:fldChar w:fldCharType="begin"/>
      </w:r>
      <w:r w:rsidRPr="00D868B6">
        <w:rPr>
          <w:rFonts w:ascii="Segoe UI" w:eastAsia="MS Mincho" w:hAnsi="Segoe UI" w:cs="Times New Roman"/>
          <w:noProof w:val="0"/>
          <w:color w:val="auto"/>
          <w:sz w:val="20"/>
          <w:szCs w:val="20"/>
          <w:lang w:eastAsia="en-US"/>
        </w:rPr>
        <w:instrText xml:space="preserve"> SAVEDATE  \@ "MMMM, yyyy"  \* MERGEFORMAT </w:instrText>
      </w:r>
      <w:r w:rsidRPr="00D868B6">
        <w:rPr>
          <w:rFonts w:ascii="Segoe UI" w:eastAsia="MS Mincho" w:hAnsi="Segoe UI" w:cs="Times New Roman"/>
          <w:noProof w:val="0"/>
          <w:color w:val="auto"/>
          <w:sz w:val="20"/>
          <w:szCs w:val="20"/>
          <w:lang w:eastAsia="en-US"/>
        </w:rPr>
        <w:fldChar w:fldCharType="separate"/>
      </w:r>
      <w:r w:rsidR="00557C08">
        <w:rPr>
          <w:rFonts w:ascii="Segoe UI" w:eastAsia="MS Mincho" w:hAnsi="Segoe UI" w:cs="Times New Roman"/>
          <w:color w:val="auto"/>
          <w:sz w:val="20"/>
          <w:szCs w:val="20"/>
          <w:lang w:eastAsia="en-US"/>
        </w:rPr>
        <w:t>June, 2023</w:t>
      </w:r>
      <w:r w:rsidRPr="00D868B6">
        <w:rPr>
          <w:rFonts w:ascii="Segoe UI" w:eastAsia="MS Mincho" w:hAnsi="Segoe UI" w:cs="Times New Roman"/>
          <w:noProof w:val="0"/>
          <w:color w:val="auto"/>
          <w:sz w:val="20"/>
          <w:szCs w:val="20"/>
          <w:lang w:eastAsia="en-US"/>
        </w:rPr>
        <w:fldChar w:fldCharType="end"/>
      </w:r>
    </w:p>
    <w:p w:rsidR="00310E61" w:rsidRPr="00D868B6" w:rsidRDefault="00310E61" w:rsidP="00310E61">
      <w:pPr>
        <w:pStyle w:val="Whitebackpagetext"/>
        <w:spacing w:after="120" w:line="240" w:lineRule="exact"/>
        <w:rPr>
          <w:rFonts w:ascii="Segoe UI" w:eastAsia="MS Mincho" w:hAnsi="Segoe UI" w:cs="Times New Roman"/>
          <w:noProof w:val="0"/>
          <w:color w:val="auto"/>
          <w:sz w:val="20"/>
          <w:szCs w:val="20"/>
          <w:lang w:eastAsia="en-US"/>
        </w:rPr>
      </w:pPr>
    </w:p>
    <w:p w:rsidR="00310E61" w:rsidRPr="00D868B6" w:rsidRDefault="00310E61" w:rsidP="00310E61">
      <w:pPr>
        <w:pStyle w:val="Whitebackpagetext"/>
        <w:spacing w:after="120" w:line="240" w:lineRule="exact"/>
        <w:rPr>
          <w:rFonts w:ascii="Segoe UI" w:eastAsia="MS Mincho" w:hAnsi="Segoe UI" w:cs="Times New Roman"/>
          <w:noProof w:val="0"/>
          <w:color w:val="auto"/>
          <w:sz w:val="20"/>
          <w:szCs w:val="20"/>
          <w:lang w:eastAsia="en-US"/>
        </w:rPr>
      </w:pPr>
      <w:r w:rsidRPr="00D868B6">
        <w:rPr>
          <w:rFonts w:ascii="Segoe UI" w:eastAsia="MS Mincho" w:hAnsi="Segoe UI" w:cs="Times New Roman"/>
          <w:noProof w:val="0"/>
          <w:color w:val="auto"/>
          <w:sz w:val="20"/>
          <w:szCs w:val="20"/>
          <w:lang w:eastAsia="en-US"/>
        </w:rPr>
        <w:t>81-95 Waymouth St, ADELAIDE SA 5000</w:t>
      </w:r>
    </w:p>
    <w:p w:rsidR="00310E61" w:rsidRPr="00D868B6" w:rsidRDefault="00310E61" w:rsidP="00310E61">
      <w:pPr>
        <w:pStyle w:val="Whitebackpagetext"/>
        <w:spacing w:after="120" w:line="240" w:lineRule="exact"/>
        <w:rPr>
          <w:rFonts w:ascii="Segoe UI" w:eastAsia="MS Mincho" w:hAnsi="Segoe UI" w:cs="Times New Roman"/>
          <w:noProof w:val="0"/>
          <w:color w:val="auto"/>
          <w:sz w:val="20"/>
          <w:szCs w:val="20"/>
          <w:lang w:eastAsia="en-US"/>
        </w:rPr>
      </w:pPr>
      <w:r w:rsidRPr="00D868B6">
        <w:rPr>
          <w:rFonts w:ascii="Segoe UI" w:eastAsia="MS Mincho" w:hAnsi="Segoe UI" w:cs="Times New Roman"/>
          <w:noProof w:val="0"/>
          <w:color w:val="auto"/>
          <w:sz w:val="20"/>
          <w:szCs w:val="20"/>
          <w:lang w:eastAsia="en-US"/>
        </w:rPr>
        <w:t>Telephone +61 (8) 8463 6946</w:t>
      </w:r>
    </w:p>
    <w:p w:rsidR="00310E61" w:rsidRPr="00D868B6" w:rsidRDefault="00310E61" w:rsidP="00310E61">
      <w:pPr>
        <w:pStyle w:val="Whitebackpagetext"/>
        <w:spacing w:after="120" w:line="240" w:lineRule="exact"/>
        <w:rPr>
          <w:rFonts w:ascii="Segoe UI" w:eastAsia="MS Mincho" w:hAnsi="Segoe UI" w:cs="Times New Roman"/>
          <w:noProof w:val="0"/>
          <w:color w:val="auto"/>
          <w:sz w:val="20"/>
          <w:szCs w:val="20"/>
          <w:lang w:eastAsia="en-US"/>
        </w:rPr>
      </w:pPr>
      <w:r w:rsidRPr="00D868B6">
        <w:rPr>
          <w:rFonts w:ascii="Segoe UI" w:eastAsia="MS Mincho" w:hAnsi="Segoe UI" w:cs="Times New Roman"/>
          <w:noProof w:val="0"/>
          <w:color w:val="auto"/>
          <w:sz w:val="20"/>
          <w:szCs w:val="20"/>
          <w:lang w:eastAsia="en-US"/>
        </w:rPr>
        <w:t>Facsimile +61 (8) 8463 6999</w:t>
      </w:r>
    </w:p>
    <w:p w:rsidR="00310E61" w:rsidRPr="00D868B6" w:rsidRDefault="00310E61" w:rsidP="00310E61">
      <w:pPr>
        <w:pStyle w:val="Whitebackpagetext"/>
        <w:spacing w:after="120" w:line="240" w:lineRule="exact"/>
        <w:rPr>
          <w:rFonts w:ascii="Segoe UI" w:eastAsia="MS Mincho" w:hAnsi="Segoe UI" w:cs="Times New Roman"/>
          <w:noProof w:val="0"/>
          <w:color w:val="auto"/>
          <w:sz w:val="20"/>
          <w:szCs w:val="20"/>
          <w:lang w:eastAsia="en-US"/>
        </w:rPr>
      </w:pPr>
      <w:r w:rsidRPr="00D868B6">
        <w:rPr>
          <w:rFonts w:ascii="Segoe UI" w:eastAsia="MS Mincho" w:hAnsi="Segoe UI" w:cs="Times New Roman"/>
          <w:noProof w:val="0"/>
          <w:color w:val="auto"/>
          <w:sz w:val="20"/>
          <w:szCs w:val="20"/>
          <w:lang w:eastAsia="en-US"/>
        </w:rPr>
        <w:t>ABN 36702093234</w:t>
      </w:r>
    </w:p>
    <w:p w:rsidR="00310E61" w:rsidRDefault="00310E61" w:rsidP="00310E61">
      <w:pPr>
        <w:pStyle w:val="Whitebackpagetext"/>
        <w:spacing w:after="120" w:line="240" w:lineRule="exact"/>
        <w:rPr>
          <w:color w:val="000000" w:themeColor="text1"/>
          <w:sz w:val="20"/>
          <w:szCs w:val="20"/>
        </w:rPr>
      </w:pPr>
    </w:p>
    <w:p w:rsidR="00310E61" w:rsidRPr="00D868B6" w:rsidRDefault="00D868B6" w:rsidP="00310E61">
      <w:pPr>
        <w:pStyle w:val="Whitebackpagetext"/>
        <w:spacing w:after="120" w:line="240" w:lineRule="exact"/>
        <w:rPr>
          <w:rStyle w:val="Hyperlink"/>
          <w:rFonts w:ascii="Segoe UI" w:hAnsi="Segoe UI" w:cs="Segoe UI"/>
          <w:b/>
          <w:color w:val="auto"/>
          <w:sz w:val="20"/>
          <w:szCs w:val="20"/>
          <w:u w:val="single"/>
        </w:rPr>
      </w:pPr>
      <w:r w:rsidRPr="00D868B6">
        <w:rPr>
          <w:rFonts w:ascii="Segoe UI" w:hAnsi="Segoe UI" w:cs="Segoe UI"/>
          <w:b/>
          <w:color w:val="auto"/>
          <w:sz w:val="20"/>
          <w:szCs w:val="20"/>
          <w:u w:val="single"/>
        </w:rPr>
        <w:fldChar w:fldCharType="begin"/>
      </w:r>
      <w:r w:rsidRPr="00D868B6">
        <w:rPr>
          <w:rFonts w:ascii="Segoe UI" w:hAnsi="Segoe UI" w:cs="Segoe UI"/>
          <w:b/>
          <w:color w:val="auto"/>
          <w:sz w:val="20"/>
          <w:szCs w:val="20"/>
          <w:u w:val="single"/>
        </w:rPr>
        <w:instrText xml:space="preserve"> HYPERLINK "http://www.environment.sa.gov.au/" </w:instrText>
      </w:r>
      <w:r w:rsidRPr="00D868B6">
        <w:rPr>
          <w:rFonts w:ascii="Segoe UI" w:hAnsi="Segoe UI" w:cs="Segoe UI"/>
          <w:b/>
          <w:color w:val="auto"/>
          <w:sz w:val="20"/>
          <w:szCs w:val="20"/>
          <w:u w:val="single"/>
        </w:rPr>
        <w:fldChar w:fldCharType="separate"/>
      </w:r>
      <w:r w:rsidR="00310E61" w:rsidRPr="00D868B6">
        <w:rPr>
          <w:rStyle w:val="Hyperlink"/>
          <w:rFonts w:ascii="Segoe UI" w:hAnsi="Segoe UI" w:cs="Segoe UI"/>
          <w:b/>
          <w:color w:val="auto"/>
          <w:sz w:val="20"/>
          <w:szCs w:val="20"/>
          <w:u w:val="single"/>
        </w:rPr>
        <w:t>www.environment.sa.gov.au</w:t>
      </w:r>
    </w:p>
    <w:p w:rsidR="00310E61" w:rsidRDefault="00D868B6" w:rsidP="00310E61">
      <w:pPr>
        <w:pStyle w:val="Whitebackpagetext"/>
        <w:spacing w:after="120" w:line="240" w:lineRule="exact"/>
        <w:rPr>
          <w:rStyle w:val="Hyperlink"/>
          <w:color w:val="000000" w:themeColor="text1"/>
          <w:sz w:val="20"/>
          <w:szCs w:val="20"/>
        </w:rPr>
      </w:pPr>
      <w:r w:rsidRPr="00D868B6">
        <w:rPr>
          <w:rFonts w:ascii="Segoe UI" w:hAnsi="Segoe UI" w:cs="Segoe UI"/>
          <w:b/>
          <w:color w:val="auto"/>
          <w:sz w:val="20"/>
          <w:szCs w:val="20"/>
          <w:u w:val="single"/>
        </w:rPr>
        <w:fldChar w:fldCharType="end"/>
      </w:r>
    </w:p>
    <w:p w:rsidR="00310E61" w:rsidRDefault="00310E61" w:rsidP="00310E61">
      <w:pPr>
        <w:pStyle w:val="Whitebackpagetext"/>
        <w:spacing w:after="120" w:line="240" w:lineRule="exact"/>
        <w:rPr>
          <w:rStyle w:val="Hyperlink"/>
          <w:color w:val="000000" w:themeColor="text1"/>
          <w:sz w:val="20"/>
          <w:szCs w:val="20"/>
        </w:rPr>
      </w:pPr>
    </w:p>
    <w:p w:rsidR="00310E61" w:rsidRPr="007D2C3C" w:rsidRDefault="00310E61" w:rsidP="00310E61">
      <w:pPr>
        <w:pStyle w:val="Reporttext"/>
        <w:spacing w:after="120"/>
        <w:rPr>
          <w:szCs w:val="20"/>
        </w:rPr>
      </w:pPr>
      <w:r w:rsidRPr="007D2C3C">
        <w:rPr>
          <w:i/>
          <w:szCs w:val="20"/>
        </w:rPr>
        <w:t>Disclaimer</w:t>
      </w:r>
    </w:p>
    <w:p w:rsidR="00310E61" w:rsidRPr="007D2C3C" w:rsidRDefault="00310E61" w:rsidP="00310E61">
      <w:pPr>
        <w:pStyle w:val="Reporttext"/>
        <w:spacing w:after="120"/>
        <w:rPr>
          <w:szCs w:val="20"/>
        </w:rPr>
      </w:pPr>
      <w:r w:rsidRPr="007D2C3C">
        <w:rPr>
          <w:szCs w:val="20"/>
        </w:rPr>
        <w:t>The Department for Environment and Water and its employees do not warrant or make any representation regarding the use, or results of the use, of the information contained herein as regards to its correctness, accuracy, reliability, currency or otherwise. The Department for Environment and Water and its employees expressly disclaims all liability or responsibility to any person using the information or advice. Information contained in this document is correct at the time of writing.</w:t>
      </w:r>
    </w:p>
    <w:p w:rsidR="00310E61" w:rsidRPr="007D2C3C" w:rsidRDefault="00310E61" w:rsidP="00310E61">
      <w:pPr>
        <w:pStyle w:val="Reporttext"/>
        <w:spacing w:after="120"/>
        <w:rPr>
          <w:szCs w:val="20"/>
        </w:rPr>
      </w:pPr>
    </w:p>
    <w:p w:rsidR="00310E61" w:rsidRPr="007D2C3C" w:rsidRDefault="00310E61" w:rsidP="00310E61">
      <w:pPr>
        <w:pStyle w:val="Reporttext"/>
        <w:spacing w:after="120"/>
        <w:rPr>
          <w:szCs w:val="20"/>
        </w:rPr>
      </w:pPr>
    </w:p>
    <w:p w:rsidR="00310E61" w:rsidRPr="007D2C3C" w:rsidRDefault="00310E61" w:rsidP="00310E61">
      <w:pPr>
        <w:pStyle w:val="Reporttext"/>
        <w:spacing w:after="120"/>
        <w:rPr>
          <w:szCs w:val="20"/>
        </w:rPr>
      </w:pPr>
      <w:r w:rsidRPr="007D2C3C">
        <w:rPr>
          <w:noProof/>
          <w:szCs w:val="20"/>
          <w:lang w:eastAsia="en-AU"/>
        </w:rPr>
        <w:drawing>
          <wp:inline distT="0" distB="0" distL="0" distR="0" wp14:anchorId="643470B4" wp14:editId="4AD4A15A">
            <wp:extent cx="613093" cy="216142"/>
            <wp:effectExtent l="19050" t="0" r="0" b="0"/>
            <wp:docPr id="9" name="Picture 9" descr="C:\Documents and Settings\CCichon\Desktop\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Cichon\Desktop\by.png"/>
                    <pic:cNvPicPr>
                      <a:picLocks noChangeAspect="1" noChangeArrowheads="1"/>
                    </pic:cNvPicPr>
                  </pic:nvPicPr>
                  <pic:blipFill>
                    <a:blip r:embed="rId15" cstate="print"/>
                    <a:srcRect/>
                    <a:stretch>
                      <a:fillRect/>
                    </a:stretch>
                  </pic:blipFill>
                  <pic:spPr bwMode="auto">
                    <a:xfrm>
                      <a:off x="0" y="0"/>
                      <a:ext cx="613093" cy="216142"/>
                    </a:xfrm>
                    <a:prstGeom prst="rect">
                      <a:avLst/>
                    </a:prstGeom>
                    <a:noFill/>
                    <a:ln w="9525">
                      <a:noFill/>
                      <a:miter lim="800000"/>
                      <a:headEnd/>
                      <a:tailEnd/>
                    </a:ln>
                  </pic:spPr>
                </pic:pic>
              </a:graphicData>
            </a:graphic>
          </wp:inline>
        </w:drawing>
      </w:r>
    </w:p>
    <w:p w:rsidR="00310E61" w:rsidRPr="007D2C3C" w:rsidRDefault="00310E61" w:rsidP="00310E61">
      <w:pPr>
        <w:pStyle w:val="Reporttext"/>
        <w:spacing w:after="120"/>
        <w:rPr>
          <w:szCs w:val="20"/>
        </w:rPr>
      </w:pPr>
      <w:r w:rsidRPr="007D2C3C">
        <w:rPr>
          <w:color w:val="000000" w:themeColor="text1"/>
          <w:szCs w:val="20"/>
        </w:rPr>
        <w:t>With the exception of the Piping Shrike emblem, other material or devices protected by Aboriginal rights or a trademark, and subject to review by the Government of South Australia at all times, the content of this document is licensed under the Creative Commons Attribution 4.0 Licence. All other rights are reserved.</w:t>
      </w:r>
      <w:r w:rsidRPr="007D2C3C">
        <w:rPr>
          <w:szCs w:val="20"/>
        </w:rPr>
        <w:t xml:space="preserve"> </w:t>
      </w:r>
    </w:p>
    <w:p w:rsidR="00310E61" w:rsidRPr="007D2C3C" w:rsidRDefault="00310E61" w:rsidP="00310E61">
      <w:pPr>
        <w:pStyle w:val="Reporttext"/>
        <w:spacing w:after="120"/>
        <w:rPr>
          <w:szCs w:val="20"/>
        </w:rPr>
      </w:pPr>
      <w:r w:rsidRPr="007D2C3C">
        <w:rPr>
          <w:szCs w:val="20"/>
        </w:rPr>
        <w:t xml:space="preserve">© Crown in right of the State of South Australia, through the </w:t>
      </w:r>
      <w:r w:rsidRPr="007D2C3C">
        <w:rPr>
          <w:color w:val="000000" w:themeColor="text1"/>
          <w:szCs w:val="20"/>
        </w:rPr>
        <w:t>Department for Environment and Water</w:t>
      </w:r>
      <w:r>
        <w:rPr>
          <w:szCs w:val="20"/>
        </w:rPr>
        <w:t xml:space="preserve"> </w:t>
      </w:r>
      <w:r w:rsidR="00D65ACE">
        <w:rPr>
          <w:szCs w:val="20"/>
        </w:rPr>
        <w:fldChar w:fldCharType="begin"/>
      </w:r>
      <w:r w:rsidR="00D65ACE">
        <w:rPr>
          <w:szCs w:val="20"/>
        </w:rPr>
        <w:instrText xml:space="preserve"> SAVEDATE  \@ "yyyy"  \* MERGEFORMAT </w:instrText>
      </w:r>
      <w:r w:rsidR="00D65ACE">
        <w:rPr>
          <w:szCs w:val="20"/>
        </w:rPr>
        <w:fldChar w:fldCharType="separate"/>
      </w:r>
      <w:r w:rsidR="00557C08">
        <w:rPr>
          <w:noProof/>
          <w:szCs w:val="20"/>
        </w:rPr>
        <w:t>2023</w:t>
      </w:r>
      <w:r w:rsidR="00D65ACE">
        <w:rPr>
          <w:szCs w:val="20"/>
        </w:rPr>
        <w:fldChar w:fldCharType="end"/>
      </w:r>
    </w:p>
    <w:p w:rsidR="00310E61" w:rsidRPr="007D2C3C" w:rsidRDefault="00310E61" w:rsidP="00310E61">
      <w:pPr>
        <w:pStyle w:val="Reporttext"/>
        <w:spacing w:after="120"/>
        <w:rPr>
          <w:szCs w:val="20"/>
        </w:rPr>
      </w:pPr>
    </w:p>
    <w:p w:rsidR="00310E61" w:rsidRPr="005D5935" w:rsidRDefault="00310E61" w:rsidP="00310E61">
      <w:pPr>
        <w:pStyle w:val="Reporttext"/>
        <w:spacing w:after="120" w:line="240" w:lineRule="exact"/>
      </w:pPr>
    </w:p>
    <w:p w:rsidR="00310E61" w:rsidRPr="00DE5E94" w:rsidRDefault="00310E61" w:rsidP="00310E61">
      <w:pPr>
        <w:pStyle w:val="Reporttext"/>
        <w:spacing w:after="120" w:line="240" w:lineRule="exact"/>
      </w:pPr>
      <w:r w:rsidRPr="00DE5E94">
        <w:rPr>
          <w:i/>
        </w:rPr>
        <w:t>Preferred way to cite this publication</w:t>
      </w:r>
    </w:p>
    <w:p w:rsidR="00310E61" w:rsidRPr="005D5935" w:rsidRDefault="00310E61" w:rsidP="00310E61">
      <w:pPr>
        <w:pStyle w:val="Reporttext"/>
        <w:spacing w:after="120" w:line="240" w:lineRule="exact"/>
      </w:pPr>
      <w:r>
        <w:t>Department for Environment and Water (2023).</w:t>
      </w:r>
      <w:r w:rsidRPr="005D5935">
        <w:t xml:space="preserve"> </w:t>
      </w:r>
      <w:r w:rsidRPr="00917D8C">
        <w:rPr>
          <w:i/>
        </w:rPr>
        <w:t>Technical information supporting the 202</w:t>
      </w:r>
      <w:r>
        <w:rPr>
          <w:i/>
        </w:rPr>
        <w:t>3</w:t>
      </w:r>
      <w:r w:rsidRPr="00917D8C">
        <w:rPr>
          <w:i/>
        </w:rPr>
        <w:t xml:space="preserve"> </w:t>
      </w:r>
      <w:bookmarkStart w:id="5" w:name="RCTitleCitation"/>
      <w:r w:rsidRPr="00310E61">
        <w:rPr>
          <w:i/>
        </w:rPr>
        <w:t>RCTitle</w:t>
      </w:r>
      <w:bookmarkEnd w:id="5"/>
      <w:r>
        <w:t xml:space="preserve">, DEW Technical </w:t>
      </w:r>
      <w:r>
        <w:rPr>
          <w:noProof/>
        </w:rPr>
        <w:t xml:space="preserve">report </w:t>
      </w:r>
      <w:r w:rsidR="00D65ACE">
        <w:rPr>
          <w:noProof/>
        </w:rPr>
        <w:fldChar w:fldCharType="begin"/>
      </w:r>
      <w:r w:rsidR="00D65ACE">
        <w:rPr>
          <w:noProof/>
        </w:rPr>
        <w:instrText xml:space="preserve"> SAVEDATE  \@ "yyyy"  \* MERGEFORMAT </w:instrText>
      </w:r>
      <w:r w:rsidR="00D65ACE">
        <w:rPr>
          <w:noProof/>
        </w:rPr>
        <w:fldChar w:fldCharType="separate"/>
      </w:r>
      <w:r w:rsidR="00557C08">
        <w:rPr>
          <w:noProof/>
        </w:rPr>
        <w:t>2023</w:t>
      </w:r>
      <w:r w:rsidR="00D65ACE">
        <w:rPr>
          <w:noProof/>
        </w:rPr>
        <w:fldChar w:fldCharType="end"/>
      </w:r>
      <w:r w:rsidRPr="005D5935">
        <w:rPr>
          <w:noProof/>
        </w:rPr>
        <w:t>/</w:t>
      </w:r>
      <w:r w:rsidR="00544F78">
        <w:rPr>
          <w:noProof/>
        </w:rPr>
        <w:t>ReportNo</w:t>
      </w:r>
      <w:r w:rsidRPr="005D5935">
        <w:rPr>
          <w:noProof/>
        </w:rPr>
        <w:t>, Governm</w:t>
      </w:r>
      <w:r>
        <w:rPr>
          <w:noProof/>
        </w:rPr>
        <w:t>ent</w:t>
      </w:r>
      <w:r>
        <w:t xml:space="preserve"> of South Australia, Department for Environment and Water</w:t>
      </w:r>
      <w:r w:rsidRPr="005D5935">
        <w:t>, Adelaide</w:t>
      </w:r>
      <w:r>
        <w:t>.</w:t>
      </w:r>
    </w:p>
    <w:p w:rsidR="00310E61" w:rsidRPr="005D5935" w:rsidRDefault="00310E61" w:rsidP="00310E61">
      <w:pPr>
        <w:pStyle w:val="Reporttext"/>
        <w:spacing w:after="120" w:line="240" w:lineRule="exact"/>
      </w:pPr>
    </w:p>
    <w:p w:rsidR="00310E61" w:rsidRPr="005D5935" w:rsidRDefault="00310E61" w:rsidP="00310E61">
      <w:pPr>
        <w:pStyle w:val="Reporttext"/>
        <w:spacing w:after="120" w:line="240" w:lineRule="exact"/>
      </w:pPr>
      <w:r w:rsidRPr="00ED086F">
        <w:rPr>
          <w:i/>
        </w:rPr>
        <w:t>Download this document at</w:t>
      </w:r>
      <w:r w:rsidRPr="005D5935">
        <w:t xml:space="preserve"> </w:t>
      </w:r>
      <w:hyperlink r:id="rId16" w:history="1">
        <w:r w:rsidRPr="000A6071">
          <w:rPr>
            <w:rStyle w:val="Hyperlink"/>
            <w:color w:val="0000FF"/>
          </w:rPr>
          <w:t>https://data.environment.sa.gov.au</w:t>
        </w:r>
      </w:hyperlink>
    </w:p>
    <w:p w:rsidR="00310E61" w:rsidRPr="005D5935" w:rsidRDefault="00310E61" w:rsidP="00310E61">
      <w:pPr>
        <w:pStyle w:val="Reporttext"/>
      </w:pPr>
    </w:p>
    <w:p w:rsidR="00310E61" w:rsidRPr="00407FE4" w:rsidRDefault="00310E61" w:rsidP="00310E61">
      <w:pPr>
        <w:tabs>
          <w:tab w:val="left" w:pos="2064"/>
        </w:tabs>
      </w:pPr>
    </w:p>
    <w:p w:rsidR="00310E61" w:rsidRPr="00407FE4" w:rsidRDefault="00310E61" w:rsidP="00310E61">
      <w:pPr>
        <w:tabs>
          <w:tab w:val="left" w:pos="2064"/>
        </w:tabs>
        <w:sectPr w:rsidR="00310E61" w:rsidRPr="00407FE4" w:rsidSect="000F381E">
          <w:headerReference w:type="even" r:id="rId17"/>
          <w:footerReference w:type="default" r:id="rId18"/>
          <w:headerReference w:type="first" r:id="rId19"/>
          <w:pgSz w:w="11906" w:h="16838"/>
          <w:pgMar w:top="1276" w:right="851" w:bottom="1418" w:left="964" w:header="567" w:footer="964" w:gutter="0"/>
          <w:pgNumType w:fmt="lowerRoman" w:start="1"/>
          <w:cols w:space="708"/>
          <w:docGrid w:linePitch="360"/>
        </w:sectPr>
      </w:pPr>
    </w:p>
    <w:p w:rsidR="00310E61" w:rsidRPr="00CA0C51" w:rsidRDefault="00310E61" w:rsidP="00310E61">
      <w:pPr>
        <w:pStyle w:val="Heading1"/>
      </w:pPr>
      <w:bookmarkStart w:id="6" w:name="_Toc245540796"/>
      <w:bookmarkStart w:id="7" w:name="_Toc269821233"/>
      <w:bookmarkStart w:id="8" w:name="_Toc221852899"/>
      <w:bookmarkStart w:id="9" w:name="_Toc235851469"/>
      <w:r w:rsidRPr="00CA0C51">
        <w:lastRenderedPageBreak/>
        <w:t>Acknowledgement</w:t>
      </w:r>
      <w:r w:rsidR="00764215">
        <w:t xml:space="preserve"> of Country</w:t>
      </w:r>
      <w:bookmarkEnd w:id="6"/>
      <w:bookmarkEnd w:id="7"/>
      <w:bookmarkEnd w:id="8"/>
      <w:bookmarkEnd w:id="9"/>
    </w:p>
    <w:p w:rsidR="00310E61" w:rsidRDefault="00764215" w:rsidP="00310E61">
      <w:pPr>
        <w:pStyle w:val="Reporttext"/>
      </w:pPr>
      <w:r w:rsidRPr="00764215">
        <w:t>The Department for Environment and Water acknowledges Aboriginal people as the First Peoples and Nations of the lands and waters we live and work upon and we pay our respects to their Elders past, present and emerging. We acknowledge and respect the deep spiritual connection and the relationship that Aboriginal and Torres Strait Islander people have to Country.</w:t>
      </w:r>
    </w:p>
    <w:p w:rsidR="00764215" w:rsidRDefault="00764215" w:rsidP="00310E61">
      <w:pPr>
        <w:pStyle w:val="Reporttext"/>
      </w:pPr>
    </w:p>
    <w:p w:rsidR="00764215" w:rsidRDefault="00764215" w:rsidP="00764215">
      <w:pPr>
        <w:pStyle w:val="Heading1"/>
        <w:pageBreakBefore w:val="0"/>
      </w:pPr>
      <w:r w:rsidRPr="00CA0C51">
        <w:t>Acknowledgement</w:t>
      </w:r>
      <w:r>
        <w:t>s</w:t>
      </w:r>
    </w:p>
    <w:p w:rsidR="00764215" w:rsidRPr="00764215" w:rsidRDefault="00764215" w:rsidP="00764215">
      <w:pPr>
        <w:pStyle w:val="BodyText"/>
      </w:pPr>
      <w:bookmarkStart w:id="10" w:name="RCAck"/>
      <w:r>
        <w:t>RCAck</w:t>
      </w:r>
      <w:bookmarkEnd w:id="10"/>
    </w:p>
    <w:p w:rsidR="00310E61" w:rsidRPr="005D5935" w:rsidRDefault="00310E61" w:rsidP="00310E61">
      <w:pPr>
        <w:pStyle w:val="Reporttext"/>
      </w:pPr>
    </w:p>
    <w:p w:rsidR="00310E61" w:rsidRPr="005D5935" w:rsidRDefault="00310E61" w:rsidP="00310E61">
      <w:pPr>
        <w:pStyle w:val="Reporttext"/>
        <w:sectPr w:rsidR="00310E61" w:rsidRPr="005D5935" w:rsidSect="000F381E">
          <w:headerReference w:type="even" r:id="rId20"/>
          <w:headerReference w:type="first" r:id="rId21"/>
          <w:pgSz w:w="11906" w:h="16838"/>
          <w:pgMar w:top="1276" w:right="851" w:bottom="1418" w:left="964" w:header="567" w:footer="964" w:gutter="0"/>
          <w:pgNumType w:fmt="lowerRoman"/>
          <w:cols w:space="708"/>
          <w:docGrid w:linePitch="360"/>
        </w:sectPr>
      </w:pPr>
    </w:p>
    <w:p w:rsidR="00310E61" w:rsidRPr="00CA0C51" w:rsidRDefault="00310E61" w:rsidP="00A775FE">
      <w:pPr>
        <w:pStyle w:val="Heading1"/>
      </w:pPr>
      <w:bookmarkStart w:id="11" w:name="_Toc235851470"/>
      <w:bookmarkStart w:id="12" w:name="_Toc235852142"/>
      <w:bookmarkStart w:id="13" w:name="_Toc237678179"/>
      <w:bookmarkStart w:id="14" w:name="_Toc369093700"/>
      <w:r w:rsidRPr="00CA0C51">
        <w:lastRenderedPageBreak/>
        <w:t>Contents</w:t>
      </w:r>
      <w:bookmarkEnd w:id="11"/>
      <w:bookmarkEnd w:id="12"/>
      <w:bookmarkEnd w:id="13"/>
      <w:bookmarkEnd w:id="14"/>
    </w:p>
    <w:p w:rsidR="00A943D8" w:rsidRDefault="00310E61">
      <w:pPr>
        <w:pStyle w:val="TOC1"/>
        <w:tabs>
          <w:tab w:val="right" w:leader="dot" w:pos="10081"/>
        </w:tabs>
        <w:rPr>
          <w:rFonts w:asciiTheme="minorHAnsi" w:eastAsiaTheme="minorEastAsia" w:hAnsiTheme="minorHAnsi"/>
          <w:noProof/>
          <w:sz w:val="22"/>
          <w:szCs w:val="22"/>
          <w:lang w:val="en-AU" w:eastAsia="en-AU"/>
        </w:rPr>
      </w:pPr>
      <w:r w:rsidRPr="00B87705">
        <w:fldChar w:fldCharType="begin"/>
      </w:r>
      <w:r w:rsidRPr="00B87705">
        <w:instrText xml:space="preserve"> TOC \t "Heading 1,1,Heading 2,2,Heading 3,2,Heading 4,2,Appendix heading,2,Appedix heading 3,3,Heading 1 unnumbered,1" </w:instrText>
      </w:r>
      <w:r w:rsidRPr="00B87705">
        <w:fldChar w:fldCharType="separate"/>
      </w:r>
      <w:r w:rsidR="00A943D8">
        <w:rPr>
          <w:noProof/>
        </w:rPr>
        <w:t>Foreword</w:t>
      </w:r>
      <w:r w:rsidR="00A943D8">
        <w:rPr>
          <w:noProof/>
        </w:rPr>
        <w:tab/>
      </w:r>
      <w:r w:rsidR="00A943D8">
        <w:rPr>
          <w:noProof/>
        </w:rPr>
        <w:fldChar w:fldCharType="begin"/>
      </w:r>
      <w:r w:rsidR="00A943D8">
        <w:rPr>
          <w:noProof/>
        </w:rPr>
        <w:instrText xml:space="preserve"> PAGEREF _Toc136263853 \h </w:instrText>
      </w:r>
      <w:r w:rsidR="00A943D8">
        <w:rPr>
          <w:noProof/>
        </w:rPr>
      </w:r>
      <w:r w:rsidR="00A943D8">
        <w:rPr>
          <w:noProof/>
        </w:rPr>
        <w:fldChar w:fldCharType="separate"/>
      </w:r>
      <w:r w:rsidR="00A943D8">
        <w:rPr>
          <w:noProof/>
        </w:rPr>
        <w:t>ii</w:t>
      </w:r>
      <w:r w:rsidR="00A943D8">
        <w:rPr>
          <w:noProof/>
        </w:rPr>
        <w:fldChar w:fldCharType="end"/>
      </w:r>
    </w:p>
    <w:p w:rsidR="00A943D8" w:rsidRDefault="00A943D8">
      <w:pPr>
        <w:pStyle w:val="TOC1"/>
        <w:tabs>
          <w:tab w:val="right" w:leader="dot" w:pos="10081"/>
        </w:tabs>
        <w:rPr>
          <w:rFonts w:asciiTheme="minorHAnsi" w:eastAsiaTheme="minorEastAsia" w:hAnsiTheme="minorHAnsi"/>
          <w:noProof/>
          <w:sz w:val="22"/>
          <w:szCs w:val="22"/>
          <w:lang w:val="en-AU" w:eastAsia="en-AU"/>
        </w:rPr>
      </w:pPr>
      <w:r>
        <w:rPr>
          <w:noProof/>
        </w:rPr>
        <w:t>Acknowledgement of Country</w:t>
      </w:r>
      <w:r>
        <w:rPr>
          <w:noProof/>
        </w:rPr>
        <w:tab/>
      </w:r>
      <w:r>
        <w:rPr>
          <w:noProof/>
        </w:rPr>
        <w:fldChar w:fldCharType="begin"/>
      </w:r>
      <w:r>
        <w:rPr>
          <w:noProof/>
        </w:rPr>
        <w:instrText xml:space="preserve"> PAGEREF _Toc136263854 \h </w:instrText>
      </w:r>
      <w:r>
        <w:rPr>
          <w:noProof/>
        </w:rPr>
      </w:r>
      <w:r>
        <w:rPr>
          <w:noProof/>
        </w:rPr>
        <w:fldChar w:fldCharType="separate"/>
      </w:r>
      <w:r>
        <w:rPr>
          <w:noProof/>
        </w:rPr>
        <w:t>iii</w:t>
      </w:r>
      <w:r>
        <w:rPr>
          <w:noProof/>
        </w:rPr>
        <w:fldChar w:fldCharType="end"/>
      </w:r>
    </w:p>
    <w:p w:rsidR="00A943D8" w:rsidRDefault="00A943D8">
      <w:pPr>
        <w:pStyle w:val="TOC1"/>
        <w:tabs>
          <w:tab w:val="right" w:leader="dot" w:pos="10081"/>
        </w:tabs>
        <w:rPr>
          <w:rFonts w:asciiTheme="minorHAnsi" w:eastAsiaTheme="minorEastAsia" w:hAnsiTheme="minorHAnsi"/>
          <w:noProof/>
          <w:sz w:val="22"/>
          <w:szCs w:val="22"/>
          <w:lang w:val="en-AU" w:eastAsia="en-AU"/>
        </w:rPr>
      </w:pPr>
      <w:r>
        <w:rPr>
          <w:noProof/>
        </w:rPr>
        <w:t>Acknowledgements</w:t>
      </w:r>
      <w:r>
        <w:rPr>
          <w:noProof/>
        </w:rPr>
        <w:tab/>
      </w:r>
      <w:r>
        <w:rPr>
          <w:noProof/>
        </w:rPr>
        <w:fldChar w:fldCharType="begin"/>
      </w:r>
      <w:r>
        <w:rPr>
          <w:noProof/>
        </w:rPr>
        <w:instrText xml:space="preserve"> PAGEREF _Toc136263855 \h </w:instrText>
      </w:r>
      <w:r>
        <w:rPr>
          <w:noProof/>
        </w:rPr>
      </w:r>
      <w:r>
        <w:rPr>
          <w:noProof/>
        </w:rPr>
        <w:fldChar w:fldCharType="separate"/>
      </w:r>
      <w:r>
        <w:rPr>
          <w:noProof/>
        </w:rPr>
        <w:t>iii</w:t>
      </w:r>
      <w:r>
        <w:rPr>
          <w:noProof/>
        </w:rPr>
        <w:fldChar w:fldCharType="end"/>
      </w:r>
    </w:p>
    <w:p w:rsidR="00A943D8" w:rsidRDefault="00A943D8">
      <w:pPr>
        <w:pStyle w:val="TOC1"/>
        <w:tabs>
          <w:tab w:val="right" w:leader="dot" w:pos="10081"/>
        </w:tabs>
        <w:rPr>
          <w:rFonts w:asciiTheme="minorHAnsi" w:eastAsiaTheme="minorEastAsia" w:hAnsiTheme="minorHAnsi"/>
          <w:noProof/>
          <w:sz w:val="22"/>
          <w:szCs w:val="22"/>
          <w:lang w:val="en-AU" w:eastAsia="en-AU"/>
        </w:rPr>
      </w:pPr>
      <w:r>
        <w:rPr>
          <w:noProof/>
        </w:rPr>
        <w:t>Summary</w:t>
      </w:r>
      <w:r>
        <w:rPr>
          <w:noProof/>
        </w:rPr>
        <w:tab/>
      </w:r>
      <w:r>
        <w:rPr>
          <w:noProof/>
        </w:rPr>
        <w:fldChar w:fldCharType="begin"/>
      </w:r>
      <w:r>
        <w:rPr>
          <w:noProof/>
        </w:rPr>
        <w:instrText xml:space="preserve"> PAGEREF _Toc136263856 \h </w:instrText>
      </w:r>
      <w:r>
        <w:rPr>
          <w:noProof/>
        </w:rPr>
      </w:r>
      <w:r>
        <w:rPr>
          <w:noProof/>
        </w:rPr>
        <w:fldChar w:fldCharType="separate"/>
      </w:r>
      <w:r>
        <w:rPr>
          <w:noProof/>
        </w:rPr>
        <w:t>6</w:t>
      </w:r>
      <w:r>
        <w:rPr>
          <w:noProof/>
        </w:rPr>
        <w:fldChar w:fldCharType="end"/>
      </w:r>
    </w:p>
    <w:p w:rsidR="00310E61" w:rsidRPr="005D5935" w:rsidRDefault="00310E61" w:rsidP="00310E61">
      <w:pPr>
        <w:pStyle w:val="TOC1"/>
      </w:pPr>
      <w:r w:rsidRPr="00B87705">
        <w:fldChar w:fldCharType="end"/>
      </w:r>
    </w:p>
    <w:p w:rsidR="00310E61" w:rsidRPr="00055BA2" w:rsidRDefault="00310E61" w:rsidP="00310E61">
      <w:pPr>
        <w:pStyle w:val="Heading2unnumbered"/>
        <w:rPr>
          <w:color w:val="124734"/>
        </w:rPr>
      </w:pPr>
      <w:bookmarkStart w:id="15" w:name="_Toc235851471"/>
      <w:r w:rsidRPr="005D5935">
        <w:br w:type="page"/>
      </w:r>
      <w:r w:rsidRPr="00055BA2">
        <w:rPr>
          <w:color w:val="124734"/>
        </w:rPr>
        <w:lastRenderedPageBreak/>
        <w:t>List of figures</w:t>
      </w:r>
    </w:p>
    <w:p w:rsidR="00C15123" w:rsidRPr="00055BA2" w:rsidRDefault="00C15123" w:rsidP="00C15123">
      <w:pPr>
        <w:pStyle w:val="Reporttext"/>
      </w:pPr>
      <w:r w:rsidRPr="00055BA2">
        <w:rPr>
          <w:rFonts w:eastAsiaTheme="minorHAnsi" w:cstheme="minorBidi"/>
          <w:szCs w:val="24"/>
          <w:lang w:val="en-US"/>
        </w:rPr>
        <w:fldChar w:fldCharType="begin"/>
      </w:r>
      <w:r w:rsidRPr="00055BA2">
        <w:rPr>
          <w:rFonts w:eastAsiaTheme="minorHAnsi" w:cstheme="minorBidi"/>
          <w:szCs w:val="24"/>
          <w:lang w:val="en-US"/>
        </w:rPr>
        <w:instrText xml:space="preserve"> TOC \t "Image Caption,1" </w:instrText>
      </w:r>
      <w:r w:rsidRPr="00055BA2">
        <w:rPr>
          <w:rFonts w:eastAsiaTheme="minorHAnsi" w:cstheme="minorBidi"/>
          <w:szCs w:val="24"/>
          <w:lang w:val="en-US"/>
        </w:rPr>
        <w:fldChar w:fldCharType="separate"/>
      </w:r>
      <w:r w:rsidRPr="00055BA2">
        <w:rPr>
          <w:rFonts w:eastAsiaTheme="minorHAnsi" w:cstheme="minorBidi"/>
          <w:bCs/>
          <w:noProof/>
          <w:szCs w:val="24"/>
          <w:lang w:val="en-US"/>
        </w:rPr>
        <w:t>No table of contents entries found.</w:t>
      </w:r>
      <w:r w:rsidRPr="00055BA2">
        <w:rPr>
          <w:rFonts w:eastAsiaTheme="minorHAnsi" w:cstheme="minorBidi"/>
          <w:szCs w:val="24"/>
          <w:lang w:val="en-US"/>
        </w:rPr>
        <w:fldChar w:fldCharType="end"/>
      </w:r>
    </w:p>
    <w:p w:rsidR="00C15123" w:rsidRPr="00C15123" w:rsidRDefault="00C15123" w:rsidP="00C15123">
      <w:pPr>
        <w:pStyle w:val="Reporttext"/>
      </w:pPr>
    </w:p>
    <w:p w:rsidR="00310E61" w:rsidRPr="00055BA2" w:rsidRDefault="00310E61" w:rsidP="00310E61">
      <w:pPr>
        <w:pStyle w:val="Heading2unnumbered"/>
        <w:rPr>
          <w:color w:val="124734"/>
        </w:rPr>
      </w:pPr>
      <w:r w:rsidRPr="00055BA2">
        <w:rPr>
          <w:color w:val="124734"/>
        </w:rPr>
        <w:t>List of tables</w:t>
      </w:r>
    </w:p>
    <w:p w:rsidR="00C15123" w:rsidRPr="00055BA2" w:rsidRDefault="00C15123" w:rsidP="00C15123">
      <w:pPr>
        <w:pStyle w:val="Reporttext"/>
      </w:pPr>
      <w:r w:rsidRPr="00055BA2">
        <w:rPr>
          <w:rFonts w:eastAsiaTheme="minorHAnsi" w:cstheme="minorBidi"/>
          <w:szCs w:val="24"/>
          <w:lang w:val="en-US"/>
        </w:rPr>
        <w:fldChar w:fldCharType="begin"/>
      </w:r>
      <w:r w:rsidRPr="00055BA2">
        <w:rPr>
          <w:rFonts w:eastAsiaTheme="minorHAnsi" w:cstheme="minorBidi"/>
          <w:szCs w:val="24"/>
          <w:lang w:val="en-US"/>
        </w:rPr>
        <w:instrText xml:space="preserve"> TOC \t "Table Caption,1" </w:instrText>
      </w:r>
      <w:r w:rsidRPr="00055BA2">
        <w:rPr>
          <w:rFonts w:eastAsiaTheme="minorHAnsi" w:cstheme="minorBidi"/>
          <w:szCs w:val="24"/>
          <w:lang w:val="en-US"/>
        </w:rPr>
        <w:fldChar w:fldCharType="separate"/>
      </w:r>
      <w:r w:rsidRPr="00055BA2">
        <w:rPr>
          <w:rFonts w:eastAsiaTheme="minorHAnsi" w:cstheme="minorBidi"/>
          <w:bCs/>
          <w:noProof/>
          <w:szCs w:val="24"/>
          <w:lang w:val="en-US"/>
        </w:rPr>
        <w:t>No table of contents entries found.</w:t>
      </w:r>
      <w:r w:rsidRPr="00055BA2">
        <w:rPr>
          <w:rFonts w:eastAsiaTheme="minorHAnsi" w:cstheme="minorBidi"/>
          <w:szCs w:val="24"/>
          <w:lang w:val="en-US"/>
        </w:rPr>
        <w:fldChar w:fldCharType="end"/>
      </w:r>
    </w:p>
    <w:p w:rsidR="00C15123" w:rsidRPr="005D5935" w:rsidRDefault="00C15123" w:rsidP="00310E61">
      <w:pPr>
        <w:pStyle w:val="Reporttext"/>
      </w:pPr>
    </w:p>
    <w:p w:rsidR="00310E61" w:rsidRPr="005D5935" w:rsidRDefault="00310E61" w:rsidP="00310E61">
      <w:pPr>
        <w:pStyle w:val="Reporttext"/>
        <w:sectPr w:rsidR="00310E61" w:rsidRPr="005D5935" w:rsidSect="000F381E">
          <w:headerReference w:type="even" r:id="rId22"/>
          <w:headerReference w:type="first" r:id="rId23"/>
          <w:pgSz w:w="11906" w:h="16838"/>
          <w:pgMar w:top="1276" w:right="851" w:bottom="1418" w:left="964" w:header="567" w:footer="964" w:gutter="0"/>
          <w:pgNumType w:fmt="lowerRoman"/>
          <w:cols w:space="708"/>
          <w:docGrid w:linePitch="360"/>
        </w:sectPr>
      </w:pPr>
    </w:p>
    <w:bookmarkEnd w:id="15"/>
    <w:p w:rsidR="00310E61" w:rsidRDefault="00310E61" w:rsidP="00310E61">
      <w:pPr>
        <w:pStyle w:val="Reporttext"/>
      </w:pPr>
    </w:p>
    <w:p w:rsidR="00BF0086" w:rsidRDefault="00BF0086" w:rsidP="00310E61">
      <w:pPr>
        <w:pStyle w:val="Reporttext"/>
        <w:sectPr w:rsidR="00BF0086" w:rsidSect="00BF0086">
          <w:headerReference w:type="even" r:id="rId24"/>
          <w:headerReference w:type="default" r:id="rId25"/>
          <w:footerReference w:type="even" r:id="rId26"/>
          <w:headerReference w:type="first" r:id="rId27"/>
          <w:footerReference w:type="first" r:id="rId28"/>
          <w:type w:val="continuous"/>
          <w:pgSz w:w="11906" w:h="16838" w:code="9"/>
          <w:pgMar w:top="851" w:right="851" w:bottom="851" w:left="851" w:header="720" w:footer="720" w:gutter="0"/>
          <w:pgNumType w:fmt="lowerRoman"/>
          <w:cols w:space="720"/>
          <w:docGrid w:linePitch="272"/>
        </w:sectPr>
      </w:pPr>
    </w:p>
    <w:p w:rsidR="00A43021" w:rsidRDefault="00A43021" w:rsidP="00310E61">
      <w:pPr>
        <w:spacing w:after="0"/>
        <w:rPr>
          <w:szCs w:val="20"/>
          <w:highlight w:val="cyan"/>
        </w:rPr>
      </w:pPr>
      <w:bookmarkStart w:id="16" w:name="RCTech"/>
      <w:bookmarkStart w:id="17" w:name="_GoBack"/>
      <w:bookmarkEnd w:id="16"/>
      <w:bookmarkEnd w:id="17"/>
    </w:p>
    <w:p w:rsidR="00310E61" w:rsidRPr="00310E61" w:rsidRDefault="00310E61" w:rsidP="00310E61">
      <w:pPr>
        <w:pStyle w:val="Reference"/>
        <w:rPr>
          <w:highlight w:val="cyan"/>
        </w:rPr>
      </w:pPr>
      <w:r w:rsidRPr="000A26C8">
        <w:rPr>
          <w:noProof/>
          <w:lang w:eastAsia="en-AU"/>
        </w:rPr>
        <w:lastRenderedPageBreak/>
        <w:drawing>
          <wp:anchor distT="0" distB="0" distL="114300" distR="114300" simplePos="0" relativeHeight="251659264" behindDoc="1" locked="0" layoutInCell="1" allowOverlap="1" wp14:anchorId="4EF93FA3" wp14:editId="4B0B3A8A">
            <wp:simplePos x="0" y="0"/>
            <wp:positionH relativeFrom="page">
              <wp:align>center</wp:align>
            </wp:positionH>
            <wp:positionV relativeFrom="page">
              <wp:align>center</wp:align>
            </wp:positionV>
            <wp:extent cx="7578000" cy="10706400"/>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78000" cy="10706400"/>
                    </a:xfrm>
                    <a:prstGeom prst="rect">
                      <a:avLst/>
                    </a:prstGeom>
                    <a:noFill/>
                  </pic:spPr>
                </pic:pic>
              </a:graphicData>
            </a:graphic>
            <wp14:sizeRelH relativeFrom="page">
              <wp14:pctWidth>0</wp14:pctWidth>
            </wp14:sizeRelH>
            <wp14:sizeRelV relativeFrom="page">
              <wp14:pctHeight>0</wp14:pctHeight>
            </wp14:sizeRelV>
          </wp:anchor>
        </w:drawing>
      </w:r>
    </w:p>
    <w:sectPr w:rsidR="00310E61" w:rsidRPr="00310E61" w:rsidSect="00BF0086">
      <w:footerReference w:type="default" r:id="rId30"/>
      <w:pgSz w:w="11906" w:h="16838" w:code="9"/>
      <w:pgMar w:top="851" w:right="851" w:bottom="851" w:left="851" w:header="72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7333" w:rsidRDefault="00927333">
      <w:pPr>
        <w:spacing w:before="0" w:after="0"/>
      </w:pPr>
      <w:r>
        <w:separator/>
      </w:r>
    </w:p>
  </w:endnote>
  <w:endnote w:type="continuationSeparator" w:id="0">
    <w:p w:rsidR="00927333" w:rsidRDefault="0092733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E61" w:rsidRDefault="00310E61" w:rsidP="000F381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10E61" w:rsidRDefault="00310E61" w:rsidP="000F381E">
    <w:pPr>
      <w:pStyle w:val="Footer"/>
      <w:tabs>
        <w:tab w:val="clear" w:pos="4513"/>
        <w:tab w:val="clear" w:pos="9026"/>
        <w:tab w:val="center" w:pos="4153"/>
        <w:tab w:val="right" w:pos="8306"/>
      </w:tabs>
      <w:ind w:right="360"/>
    </w:pPr>
    <w:r>
      <w:t>[Type text]</w:t>
    </w:r>
    <w:r>
      <w:tab/>
      <w:t>[Type text]</w:t>
    </w:r>
    <w:r>
      <w:tab/>
      <w:t>[Type text]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E61" w:rsidRDefault="00927333" w:rsidP="00230B8C">
    <w:pPr>
      <w:pStyle w:val="Footer"/>
      <w:ind w:right="360"/>
      <w:jc w:val="center"/>
    </w:pPr>
    <w:sdt>
      <w:sdtPr>
        <w:rPr>
          <w:b/>
          <w:color w:val="FF0000"/>
        </w:rPr>
        <w:alias w:val="Security Classification"/>
        <w:tag w:val="Security Classification"/>
        <w:id w:val="1082571380"/>
        <w:dropDownList>
          <w:listItem w:displayText="Select a Security Classification" w:value="Select a Security Classification"/>
          <w:listItem w:displayText="UNOFFICIAL" w:value="UNOFFICIAL"/>
          <w:listItem w:displayText="OFFICIAL" w:value="OFFICIAL"/>
          <w:listItem w:displayText="OFFICIAL:Sensitive" w:value="OFFICIAL:Sensitive"/>
          <w:listItem w:displayText="OFFICIAL:Sensitive//SA CABINET" w:value="OFFICIAL:Sensitive//SA CABINET"/>
          <w:listItem w:displayText="OFFICIAL:Sensitive//Legal privilege" w:value="OFFICIAL:Sensitive//Legal privilege"/>
          <w:listItem w:displayText="OFFICIAL:Sensitive//Legislative secrecy" w:value="OFFICIAL:Sensitive//Legislative secrecy"/>
          <w:listItem w:displayText="OFFICIAL:Sensitive//Personal privacy" w:value="OFFICIAL:Sensitive//Personal privacy"/>
          <w:listItem w:displayText="OFFICIAL:Sensitive//Medical in confidence" w:value="OFFICIAL:Sensitive//Medical in confidence"/>
        </w:dropDownList>
      </w:sdtPr>
      <w:sdtEndPr/>
      <w:sdtContent>
        <w:r w:rsidR="00310E61" w:rsidRPr="00D414E7">
          <w:rPr>
            <w:b/>
            <w:color w:val="FF0000"/>
          </w:rPr>
          <w:t>Select a Security Classification</w:t>
        </w:r>
      </w:sdtContent>
    </w:sdt>
    <w:r w:rsidR="00310E61" w:rsidRPr="00726EE3">
      <w:rPr>
        <w:noProof/>
        <w:szCs w:val="20"/>
        <w:lang w:val="en-AU" w:eastAsia="en-AU"/>
      </w:rPr>
      <w:t xml:space="preserve"> </w:t>
    </w:r>
    <w:r w:rsidR="00310E61" w:rsidRPr="00726EE3">
      <w:rPr>
        <w:noProof/>
        <w:szCs w:val="20"/>
        <w:lang w:val="en-AU" w:eastAsia="en-AU"/>
      </w:rPr>
      <w:drawing>
        <wp:anchor distT="0" distB="0" distL="114300" distR="114300" simplePos="0" relativeHeight="251665408" behindDoc="1" locked="1" layoutInCell="1" allowOverlap="1" wp14:anchorId="00621B4F" wp14:editId="4EBE5979">
          <wp:simplePos x="0" y="0"/>
          <wp:positionH relativeFrom="page">
            <wp:posOffset>41910</wp:posOffset>
          </wp:positionH>
          <wp:positionV relativeFrom="bottomMargin">
            <wp:posOffset>1086485</wp:posOffset>
          </wp:positionV>
          <wp:extent cx="7404735" cy="748665"/>
          <wp:effectExtent l="0" t="0" r="5715" b="0"/>
          <wp:wrapThrough wrapText="bothSides">
            <wp:wrapPolygon edited="0">
              <wp:start x="0" y="0"/>
              <wp:lineTo x="0" y="20885"/>
              <wp:lineTo x="21561" y="20885"/>
              <wp:lineTo x="21561" y="0"/>
              <wp:lineTo x="0" y="0"/>
            </wp:wrapPolygon>
          </wp:wrapThrough>
          <wp:docPr id="1" name="Picture 15" descr="91245-Word-DEWNR-V1-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91245-Word-DEWNR-V1-footer"/>
                  <pic:cNvPicPr>
                    <a:picLocks noChangeAspect="1" noChangeArrowheads="1"/>
                  </pic:cNvPicPr>
                </pic:nvPicPr>
                <pic:blipFill>
                  <a:blip r:embed="rId1" cstate="print"/>
                  <a:srcRect/>
                  <a:stretch>
                    <a:fillRect/>
                  </a:stretch>
                </pic:blipFill>
                <pic:spPr bwMode="auto">
                  <a:xfrm>
                    <a:off x="0" y="0"/>
                    <a:ext cx="7404735" cy="748665"/>
                  </a:xfrm>
                  <a:prstGeom prst="rect">
                    <a:avLst/>
                  </a:prstGeom>
                  <a:noFill/>
                  <a:ln w="9525">
                    <a:noFill/>
                    <a:miter lim="800000"/>
                    <a:headEnd/>
                    <a:tailEnd/>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E61" w:rsidRDefault="00927333" w:rsidP="00230B8C">
    <w:pPr>
      <w:pStyle w:val="Footer"/>
      <w:jc w:val="center"/>
    </w:pPr>
    <w:sdt>
      <w:sdtPr>
        <w:rPr>
          <w:b/>
          <w:color w:val="FF0000"/>
        </w:rPr>
        <w:alias w:val="Security Classification"/>
        <w:tag w:val="Security Classification"/>
        <w:id w:val="692574131"/>
        <w:dropDownList>
          <w:listItem w:displayText="Select a Security Classification" w:value="Select a Security Classification"/>
          <w:listItem w:displayText="UNOFFICIAL" w:value="UNOFFICIAL"/>
          <w:listItem w:displayText="OFFICIAL" w:value="OFFICIAL"/>
          <w:listItem w:displayText="OFFICIAL:Sensitive" w:value="OFFICIAL:Sensitive"/>
          <w:listItem w:displayText="OFFICIAL:Sensitive//SA CABINET" w:value="OFFICIAL:Sensitive//SA CABINET"/>
          <w:listItem w:displayText="OFFICIAL:Sensitive//Legal privilege" w:value="OFFICIAL:Sensitive//Legal privilege"/>
          <w:listItem w:displayText="OFFICIAL:Sensitive//Legislative secrecy" w:value="OFFICIAL:Sensitive//Legislative secrecy"/>
          <w:listItem w:displayText="OFFICIAL:Sensitive//Personal privacy" w:value="OFFICIAL:Sensitive//Personal privacy"/>
          <w:listItem w:displayText="OFFICIAL:Sensitive//Medical in confidence" w:value="OFFICIAL:Sensitive//Medical in confidence"/>
        </w:dropDownList>
      </w:sdtPr>
      <w:sdtEndPr/>
      <w:sdtContent>
        <w:r w:rsidR="00310E61" w:rsidRPr="00D414E7">
          <w:rPr>
            <w:b/>
            <w:color w:val="FF0000"/>
          </w:rPr>
          <w:t>Select a Security Classification</w:t>
        </w:r>
      </w:sdtContent>
    </w:sdt>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E61" w:rsidRPr="00E87FF6" w:rsidRDefault="00310E61" w:rsidP="000F381E">
    <w:pPr>
      <w:pStyle w:val="Footer"/>
      <w:framePr w:wrap="around" w:vAnchor="text" w:hAnchor="margin" w:xAlign="right" w:y="1"/>
      <w:rPr>
        <w:rStyle w:val="PageNumber"/>
      </w:rPr>
    </w:pPr>
    <w:r w:rsidRPr="00E87FF6">
      <w:rPr>
        <w:rStyle w:val="PageNumber"/>
      </w:rPr>
      <w:fldChar w:fldCharType="begin"/>
    </w:r>
    <w:r w:rsidRPr="00E87FF6">
      <w:rPr>
        <w:rStyle w:val="PageNumber"/>
      </w:rPr>
      <w:instrText xml:space="preserve">PAGE  </w:instrText>
    </w:r>
    <w:r w:rsidRPr="00E87FF6">
      <w:rPr>
        <w:rStyle w:val="PageNumber"/>
      </w:rPr>
      <w:fldChar w:fldCharType="separate"/>
    </w:r>
    <w:r w:rsidR="00557C08">
      <w:rPr>
        <w:rStyle w:val="PageNumber"/>
        <w:noProof/>
      </w:rPr>
      <w:t>iv</w:t>
    </w:r>
    <w:r w:rsidRPr="00E87FF6">
      <w:rPr>
        <w:rStyle w:val="PageNumber"/>
      </w:rPr>
      <w:fldChar w:fldCharType="end"/>
    </w:r>
  </w:p>
  <w:p w:rsidR="00310E61" w:rsidRDefault="00310E61" w:rsidP="000F381E">
    <w:pPr>
      <w:pStyle w:val="Footer"/>
      <w:pBdr>
        <w:top w:val="single" w:sz="4" w:space="1" w:color="auto"/>
      </w:pBdr>
      <w:tabs>
        <w:tab w:val="clear" w:pos="4513"/>
        <w:tab w:val="clear" w:pos="9026"/>
      </w:tabs>
      <w:ind w:right="26"/>
      <w:rPr>
        <w:szCs w:val="16"/>
      </w:rPr>
    </w:pPr>
    <w:r>
      <w:rPr>
        <w:szCs w:val="16"/>
      </w:rPr>
      <w:t>DEW</w:t>
    </w:r>
    <w:r w:rsidRPr="00E87FF6">
      <w:rPr>
        <w:szCs w:val="16"/>
      </w:rPr>
      <w:t xml:space="preserve"> Technical report </w:t>
    </w:r>
    <w:r w:rsidR="00D65ACE">
      <w:rPr>
        <w:szCs w:val="16"/>
      </w:rPr>
      <w:fldChar w:fldCharType="begin"/>
    </w:r>
    <w:r w:rsidR="00D65ACE">
      <w:rPr>
        <w:szCs w:val="16"/>
      </w:rPr>
      <w:instrText xml:space="preserve"> SAVEDATE  \@ "yyyy"  \* MERGEFORMAT </w:instrText>
    </w:r>
    <w:r w:rsidR="00D65ACE">
      <w:rPr>
        <w:szCs w:val="16"/>
      </w:rPr>
      <w:fldChar w:fldCharType="separate"/>
    </w:r>
    <w:r w:rsidR="00557C08">
      <w:rPr>
        <w:noProof/>
        <w:szCs w:val="16"/>
      </w:rPr>
      <w:t>2023</w:t>
    </w:r>
    <w:r w:rsidR="00D65ACE">
      <w:rPr>
        <w:szCs w:val="16"/>
      </w:rPr>
      <w:fldChar w:fldCharType="end"/>
    </w:r>
    <w:r w:rsidR="00544F78">
      <w:rPr>
        <w:szCs w:val="16"/>
      </w:rPr>
      <w:t>/ReportNo</w:t>
    </w:r>
  </w:p>
  <w:p w:rsidR="00310E61" w:rsidRPr="00E87FF6" w:rsidRDefault="00927333" w:rsidP="00230B8C">
    <w:pPr>
      <w:pStyle w:val="Footer"/>
      <w:pBdr>
        <w:top w:val="single" w:sz="4" w:space="1" w:color="auto"/>
      </w:pBdr>
      <w:tabs>
        <w:tab w:val="clear" w:pos="4513"/>
        <w:tab w:val="clear" w:pos="9026"/>
      </w:tabs>
      <w:ind w:right="26"/>
      <w:jc w:val="center"/>
      <w:rPr>
        <w:szCs w:val="16"/>
      </w:rPr>
    </w:pPr>
    <w:sdt>
      <w:sdtPr>
        <w:rPr>
          <w:b/>
          <w:color w:val="FF0000"/>
        </w:rPr>
        <w:alias w:val="Security Classification"/>
        <w:tag w:val="Security Classification"/>
        <w:id w:val="-1432804119"/>
        <w:placeholder>
          <w:docPart w:val="5E558D97C6AE4A05B2ABC08D21953B11"/>
        </w:placeholder>
        <w:dropDownList>
          <w:listItem w:displayText="Select a Security Classification" w:value="Select a Security Classification"/>
          <w:listItem w:displayText="UNOFFICIAL" w:value="UNOFFICIAL"/>
          <w:listItem w:displayText="OFFICIAL" w:value="OFFICIAL"/>
          <w:listItem w:displayText="OFFICIAL:Sensitive" w:value="OFFICIAL:Sensitive"/>
          <w:listItem w:displayText="OFFICIAL:Sensitive//SA CABINET" w:value="OFFICIAL:Sensitive//SA CABINET"/>
          <w:listItem w:displayText="OFFICIAL:Sensitive//Legal privilege" w:value="OFFICIAL:Sensitive//Legal privilege"/>
          <w:listItem w:displayText="OFFICIAL:Sensitive//Legislative secrecy" w:value="OFFICIAL:Sensitive//Legislative secrecy"/>
          <w:listItem w:displayText="OFFICIAL:Sensitive//Personal privacy" w:value="OFFICIAL:Sensitive//Personal privacy"/>
          <w:listItem w:displayText="OFFICIAL:Sensitive//Medical in confidence" w:value="OFFICIAL:Sensitive//Medical in confidence"/>
        </w:dropDownList>
      </w:sdtPr>
      <w:sdtEndPr/>
      <w:sdtContent>
        <w:r w:rsidR="00310E61" w:rsidRPr="00D414E7">
          <w:rPr>
            <w:b/>
            <w:color w:val="FF0000"/>
          </w:rPr>
          <w:t>Select a Security Classification</w:t>
        </w:r>
      </w:sdtContent>
    </w:sdt>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9FF" w:rsidRDefault="00DA09F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9FF" w:rsidRDefault="00DA09F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086" w:rsidRPr="00E87FF6" w:rsidRDefault="00BF0086" w:rsidP="000F381E">
    <w:pPr>
      <w:pStyle w:val="Footer"/>
      <w:framePr w:wrap="around" w:vAnchor="text" w:hAnchor="margin" w:xAlign="right" w:y="1"/>
      <w:rPr>
        <w:rStyle w:val="PageNumber"/>
      </w:rPr>
    </w:pPr>
    <w:r w:rsidRPr="00E87FF6">
      <w:rPr>
        <w:rStyle w:val="PageNumber"/>
      </w:rPr>
      <w:fldChar w:fldCharType="begin"/>
    </w:r>
    <w:r w:rsidRPr="00E87FF6">
      <w:rPr>
        <w:rStyle w:val="PageNumber"/>
      </w:rPr>
      <w:instrText xml:space="preserve">PAGE  </w:instrText>
    </w:r>
    <w:r w:rsidRPr="00E87FF6">
      <w:rPr>
        <w:rStyle w:val="PageNumber"/>
      </w:rPr>
      <w:fldChar w:fldCharType="separate"/>
    </w:r>
    <w:r w:rsidR="00557C08">
      <w:rPr>
        <w:rStyle w:val="PageNumber"/>
        <w:noProof/>
      </w:rPr>
      <w:t>2</w:t>
    </w:r>
    <w:r w:rsidRPr="00E87FF6">
      <w:rPr>
        <w:rStyle w:val="PageNumber"/>
      </w:rPr>
      <w:fldChar w:fldCharType="end"/>
    </w:r>
  </w:p>
  <w:p w:rsidR="00BF0086" w:rsidRDefault="00BF0086" w:rsidP="000F381E">
    <w:pPr>
      <w:pStyle w:val="Footer"/>
      <w:pBdr>
        <w:top w:val="single" w:sz="4" w:space="1" w:color="auto"/>
      </w:pBdr>
      <w:tabs>
        <w:tab w:val="clear" w:pos="4513"/>
        <w:tab w:val="clear" w:pos="9026"/>
      </w:tabs>
      <w:ind w:right="26"/>
      <w:rPr>
        <w:szCs w:val="16"/>
      </w:rPr>
    </w:pPr>
    <w:r>
      <w:rPr>
        <w:szCs w:val="16"/>
      </w:rPr>
      <w:t>DEW</w:t>
    </w:r>
    <w:r w:rsidRPr="00E87FF6">
      <w:rPr>
        <w:szCs w:val="16"/>
      </w:rPr>
      <w:t xml:space="preserve"> Technical report </w:t>
    </w:r>
    <w:r>
      <w:rPr>
        <w:szCs w:val="16"/>
      </w:rPr>
      <w:fldChar w:fldCharType="begin"/>
    </w:r>
    <w:r>
      <w:rPr>
        <w:szCs w:val="16"/>
      </w:rPr>
      <w:instrText xml:space="preserve"> SAVEDATE  \@ "yyyy"  \* MERGEFORMAT </w:instrText>
    </w:r>
    <w:r>
      <w:rPr>
        <w:szCs w:val="16"/>
      </w:rPr>
      <w:fldChar w:fldCharType="separate"/>
    </w:r>
    <w:r w:rsidR="00557C08">
      <w:rPr>
        <w:noProof/>
        <w:szCs w:val="16"/>
      </w:rPr>
      <w:t>2023</w:t>
    </w:r>
    <w:r>
      <w:rPr>
        <w:szCs w:val="16"/>
      </w:rPr>
      <w:fldChar w:fldCharType="end"/>
    </w:r>
    <w:r w:rsidR="00544F78">
      <w:rPr>
        <w:szCs w:val="16"/>
      </w:rPr>
      <w:t>/ReportNo</w:t>
    </w:r>
  </w:p>
  <w:p w:rsidR="00BF0086" w:rsidRPr="00E87FF6" w:rsidRDefault="00927333" w:rsidP="00230B8C">
    <w:pPr>
      <w:pStyle w:val="Footer"/>
      <w:pBdr>
        <w:top w:val="single" w:sz="4" w:space="1" w:color="auto"/>
      </w:pBdr>
      <w:tabs>
        <w:tab w:val="clear" w:pos="4513"/>
        <w:tab w:val="clear" w:pos="9026"/>
      </w:tabs>
      <w:ind w:right="26"/>
      <w:jc w:val="center"/>
      <w:rPr>
        <w:szCs w:val="16"/>
      </w:rPr>
    </w:pPr>
    <w:sdt>
      <w:sdtPr>
        <w:rPr>
          <w:b/>
          <w:color w:val="FF0000"/>
        </w:rPr>
        <w:alias w:val="Security Classification"/>
        <w:tag w:val="Security Classification"/>
        <w:id w:val="1983654895"/>
        <w:placeholder>
          <w:docPart w:val="2CE9D68AE3D6420185BEC36F379CBD42"/>
        </w:placeholder>
        <w:dropDownList>
          <w:listItem w:displayText="Select a Security Classification" w:value="Select a Security Classification"/>
          <w:listItem w:displayText="UNOFFICIAL" w:value="UNOFFICIAL"/>
          <w:listItem w:displayText="OFFICIAL" w:value="OFFICIAL"/>
          <w:listItem w:displayText="OFFICIAL:Sensitive" w:value="OFFICIAL:Sensitive"/>
          <w:listItem w:displayText="OFFICIAL:Sensitive//SA CABINET" w:value="OFFICIAL:Sensitive//SA CABINET"/>
          <w:listItem w:displayText="OFFICIAL:Sensitive//Legal privilege" w:value="OFFICIAL:Sensitive//Legal privilege"/>
          <w:listItem w:displayText="OFFICIAL:Sensitive//Legislative secrecy" w:value="OFFICIAL:Sensitive//Legislative secrecy"/>
          <w:listItem w:displayText="OFFICIAL:Sensitive//Personal privacy" w:value="OFFICIAL:Sensitive//Personal privacy"/>
          <w:listItem w:displayText="OFFICIAL:Sensitive//Medical in confidence" w:value="OFFICIAL:Sensitive//Medical in confidence"/>
        </w:dropDownList>
      </w:sdtPr>
      <w:sdtEndPr/>
      <w:sdtContent>
        <w:r w:rsidR="00BF0086" w:rsidRPr="00D414E7">
          <w:rPr>
            <w:b/>
            <w:color w:val="FF0000"/>
          </w:rPr>
          <w:t>Select a Security Classification</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7333" w:rsidRDefault="00927333">
      <w:r>
        <w:separator/>
      </w:r>
    </w:p>
  </w:footnote>
  <w:footnote w:type="continuationSeparator" w:id="0">
    <w:p w:rsidR="00927333" w:rsidRDefault="009273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E61" w:rsidRDefault="00310E6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9FF" w:rsidRDefault="00310E61">
    <w:pPr>
      <w:pStyle w:val="Header"/>
    </w:pPr>
    <w:r>
      <w:rPr>
        <w:noProof/>
        <w:lang w:val="en-AU" w:eastAsia="en-AU"/>
      </w:rPr>
      <mc:AlternateContent>
        <mc:Choice Requires="wps">
          <w:drawing>
            <wp:anchor distT="0" distB="0" distL="114300" distR="114300" simplePos="0" relativeHeight="251661312" behindDoc="1" locked="0" layoutInCell="0" allowOverlap="1">
              <wp:simplePos x="0" y="0"/>
              <wp:positionH relativeFrom="margin">
                <wp:align>center</wp:align>
              </wp:positionH>
              <wp:positionV relativeFrom="margin">
                <wp:align>center</wp:align>
              </wp:positionV>
              <wp:extent cx="8251190" cy="883920"/>
              <wp:effectExtent l="0" t="2571750" r="0" b="259270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8251190" cy="883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310E61" w:rsidRDefault="00310E61" w:rsidP="00310E61">
                          <w:pPr>
                            <w:pStyle w:val="NormalWeb"/>
                            <w:spacing w:before="0" w:beforeAutospacing="0" w:after="0" w:afterAutospacing="0"/>
                            <w:jc w:val="center"/>
                          </w:pPr>
                          <w:r>
                            <w:rPr>
                              <w:rFonts w:ascii="Segoe UI" w:hAnsi="Segoe UI" w:cs="Segoe UI"/>
                              <w:color w:val="C0C0C0"/>
                              <w:sz w:val="2"/>
                              <w:szCs w:val="2"/>
                              <w14:textFill>
                                <w14:solidFill>
                                  <w14:srgbClr w14:val="C0C0C0">
                                    <w14:alpha w14:val="50000"/>
                                  </w14:srgbClr>
                                </w14:solidFill>
                              </w14:textFill>
                            </w:rPr>
                            <w:t>Draft not fit for any purpose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0;margin-top:0;width:649.7pt;height:69.6pt;rotation:-45;z-index:-25165516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" o:allowincell="f" filled="f" stroked="f">
              <v:stroke joinstyle="round"/>
              <o:lock v:ext="edit" shapetype="t"/>
              <v:textbox style="mso-fit-shape-to-text:t">
                <w:txbxContent>
                  <w:p w:rsidR="00310E61" w:rsidRDefault="00310E61" w:rsidP="00310E61">
                    <w:pPr>
                      <w:pStyle w:val="NormalWeb"/>
                      <w:spacing w:before="0" w:beforeAutospacing="0" w:after="0" w:afterAutospacing="0"/>
                      <w:jc w:val="center"/>
                    </w:pPr>
                    <w:r>
                      <w:rPr>
                        <w:rFonts w:ascii="Segoe UI" w:hAnsi="Segoe UI" w:cs="Segoe UI"/>
                        <w:color w:val="C0C0C0"/>
                        <w:sz w:val="2"/>
                        <w:szCs w:val="2"/>
                        <w14:textFill>
                          <w14:solidFill>
                            <w14:srgbClr w14:val="C0C0C0">
                              <w14:alpha w14:val="50000"/>
                            </w14:srgbClr>
                          </w14:solidFill>
                        </w14:textFill>
                      </w:rPr>
                      <w:t>Draft not fit for any purpose</w:t>
                    </w:r>
                  </w:p>
                </w:txbxContent>
              </v:textbox>
              <w10:wrap anchorx="margin" anchory="margin"/>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9FF" w:rsidRDefault="00DA09FF">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9FF" w:rsidRDefault="00DA09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E61" w:rsidRPr="00D414E7" w:rsidRDefault="00927333" w:rsidP="00D414E7">
    <w:pPr>
      <w:pStyle w:val="Header"/>
      <w:jc w:val="center"/>
      <w:rPr>
        <w:b/>
        <w:color w:val="FF0000"/>
      </w:rPr>
    </w:pPr>
    <w:sdt>
      <w:sdtPr>
        <w:rPr>
          <w:b/>
          <w:color w:val="FF0000"/>
        </w:rPr>
        <w:alias w:val="Security Classification"/>
        <w:tag w:val="Security Classification"/>
        <w:id w:val="1556660260"/>
        <w:placeholder>
          <w:docPart w:val="5E558D97C6AE4A05B2ABC08D21953B11"/>
        </w:placeholder>
        <w:dropDownList>
          <w:listItem w:displayText="Select a Security Classification" w:value="Select a Security Classification"/>
          <w:listItem w:displayText="UNOFFICIAL" w:value="UNOFFICIAL"/>
          <w:listItem w:displayText="OFFICIAL" w:value="OFFICIAL"/>
          <w:listItem w:displayText="OFFICIAL:Sensitive" w:value="OFFICIAL:Sensitive"/>
          <w:listItem w:displayText="OFFICIAL:Sensitive//SA CABINET" w:value="OFFICIAL:Sensitive//SA CABINET"/>
          <w:listItem w:displayText="OFFICIAL:Sensitive//Legal privilege" w:value="OFFICIAL:Sensitive//Legal privilege"/>
          <w:listItem w:displayText="OFFICIAL:Sensitive//Legislative secrecy" w:value="OFFICIAL:Sensitive//Legislative secrecy"/>
          <w:listItem w:displayText="OFFICIAL:Sensitive//Personal privacy" w:value="OFFICIAL:Sensitive//Personal privacy"/>
          <w:listItem w:displayText="OFFICIAL:Sensitive//Medical in confidence" w:value="OFFICIAL:Sensitive//Medical in confidence"/>
        </w:dropDownList>
      </w:sdtPr>
      <w:sdtEndPr/>
      <w:sdtContent>
        <w:r w:rsidR="00310E61" w:rsidRPr="00D414E7">
          <w:rPr>
            <w:b/>
            <w:color w:val="FF0000"/>
          </w:rPr>
          <w:t>Select a Security Classification</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E61" w:rsidRDefault="00927333" w:rsidP="00230B8C">
    <w:pPr>
      <w:pStyle w:val="Header"/>
      <w:jc w:val="center"/>
    </w:pPr>
    <w:sdt>
      <w:sdtPr>
        <w:rPr>
          <w:b/>
          <w:color w:val="FF0000"/>
        </w:rPr>
        <w:alias w:val="Security Classification"/>
        <w:tag w:val="Security Classification"/>
        <w:id w:val="-460181031"/>
        <w:dropDownList>
          <w:listItem w:displayText="Select a Security Classification" w:value="Select a Security Classification"/>
          <w:listItem w:displayText="UNOFFICIAL" w:value="UNOFFICIAL"/>
          <w:listItem w:displayText="OFFICIAL" w:value="OFFICIAL"/>
          <w:listItem w:displayText="OFFICIAL:Sensitive" w:value="OFFICIAL:Sensitive"/>
          <w:listItem w:displayText="OFFICIAL:Sensitive//SA CABINET" w:value="OFFICIAL:Sensitive//SA CABINET"/>
          <w:listItem w:displayText="OFFICIAL:Sensitive//Legal privilege" w:value="OFFICIAL:Sensitive//Legal privilege"/>
          <w:listItem w:displayText="OFFICIAL:Sensitive//Legislative secrecy" w:value="OFFICIAL:Sensitive//Legislative secrecy"/>
          <w:listItem w:displayText="OFFICIAL:Sensitive//Personal privacy" w:value="OFFICIAL:Sensitive//Personal privacy"/>
          <w:listItem w:displayText="OFFICIAL:Sensitive//Medical in confidence" w:value="OFFICIAL:Sensitive//Medical in confidence"/>
        </w:dropDownList>
      </w:sdtPr>
      <w:sdtEndPr/>
      <w:sdtContent>
        <w:r w:rsidR="00310E61" w:rsidRPr="00D414E7">
          <w:rPr>
            <w:b/>
            <w:color w:val="FF0000"/>
          </w:rPr>
          <w:t>Select a Security Classification</w:t>
        </w:r>
      </w:sdtContent>
    </w:sdt>
    <w:r w:rsidR="00310E61">
      <w:rPr>
        <w:noProof/>
        <w:lang w:val="en-AU" w:eastAsia="en-AU"/>
      </w:rPr>
      <w:t xml:space="preserve"> </w:t>
    </w:r>
    <w:ins w:id="4" w:author="Hobbs, Trevor (DEW)" w:date="2019-07-16T13:31:00Z">
      <w:r w:rsidR="00310E61">
        <w:rPr>
          <w:noProof/>
          <w:lang w:val="en-AU" w:eastAsia="en-AU"/>
        </w:rPr>
        <w:drawing>
          <wp:anchor distT="0" distB="0" distL="114300" distR="114300" simplePos="0" relativeHeight="251677696" behindDoc="1" locked="0" layoutInCell="1" allowOverlap="1" wp14:anchorId="777B6480" wp14:editId="53CB8027">
            <wp:simplePos x="0" y="0"/>
            <wp:positionH relativeFrom="page">
              <wp:align>left</wp:align>
            </wp:positionH>
            <wp:positionV relativeFrom="page">
              <wp:align>top</wp:align>
            </wp:positionV>
            <wp:extent cx="7560000" cy="10681200"/>
            <wp:effectExtent l="0" t="0" r="3175"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pic:spPr>
                </pic:pic>
              </a:graphicData>
            </a:graphic>
            <wp14:sizeRelH relativeFrom="page">
              <wp14:pctWidth>0</wp14:pctWidth>
            </wp14:sizeRelH>
            <wp14:sizeRelV relativeFrom="page">
              <wp14:pctHeight>0</wp14:pctHeight>
            </wp14:sizeRelV>
          </wp:anchor>
        </w:drawing>
      </w:r>
    </w:ins>
    <w:r w:rsidR="00310E61">
      <w:rPr>
        <w:noProof/>
        <w:lang w:val="en-AU" w:eastAsia="en-AU"/>
      </w:rPr>
      <w:drawing>
        <wp:anchor distT="0" distB="0" distL="114300" distR="114300" simplePos="0" relativeHeight="251676672" behindDoc="1" locked="0" layoutInCell="1" allowOverlap="1" wp14:anchorId="41004989" wp14:editId="4311DFCA">
          <wp:simplePos x="0" y="0"/>
          <wp:positionH relativeFrom="column">
            <wp:posOffset>-628015</wp:posOffset>
          </wp:positionH>
          <wp:positionV relativeFrom="paragraph">
            <wp:posOffset>-375095</wp:posOffset>
          </wp:positionV>
          <wp:extent cx="7561580" cy="10694670"/>
          <wp:effectExtent l="0" t="0" r="1270" b="0"/>
          <wp:wrapNone/>
          <wp:docPr id="12" name="Picture 12" descr="95164 DEW word template footer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95164 DEW word template footer V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1580" cy="106946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E61" w:rsidRDefault="00310E6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E61" w:rsidRDefault="00310E6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E61" w:rsidRDefault="00310E6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E61" w:rsidRDefault="00310E6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E61" w:rsidRDefault="00310E6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E61" w:rsidRDefault="00310E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063A410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1349E4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3CBC68D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14882B0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B1ECC10"/>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D5A202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14220E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3E2E7A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664DCD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6A1894C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E3A5EF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F6D16F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A3B2B77"/>
    <w:multiLevelType w:val="hybridMultilevel"/>
    <w:tmpl w:val="B7DC29A4"/>
    <w:lvl w:ilvl="0" w:tplc="40045F8C">
      <w:start w:val="1"/>
      <w:numFmt w:val="decimal"/>
      <w:lvlText w:val="%1."/>
      <w:lvlJc w:val="left"/>
      <w:pPr>
        <w:ind w:left="720" w:hanging="360"/>
      </w:pPr>
    </w:lvl>
    <w:lvl w:ilvl="1" w:tplc="FB4AE8B2" w:tentative="1">
      <w:start w:val="1"/>
      <w:numFmt w:val="lowerLetter"/>
      <w:lvlText w:val="%2."/>
      <w:lvlJc w:val="left"/>
      <w:pPr>
        <w:ind w:left="1440" w:hanging="360"/>
      </w:pPr>
    </w:lvl>
    <w:lvl w:ilvl="2" w:tplc="B728F140" w:tentative="1">
      <w:start w:val="1"/>
      <w:numFmt w:val="lowerRoman"/>
      <w:lvlText w:val="%3."/>
      <w:lvlJc w:val="right"/>
      <w:pPr>
        <w:ind w:left="2160" w:hanging="180"/>
      </w:pPr>
    </w:lvl>
    <w:lvl w:ilvl="3" w:tplc="CD8294C8" w:tentative="1">
      <w:start w:val="1"/>
      <w:numFmt w:val="decimal"/>
      <w:lvlText w:val="%4."/>
      <w:lvlJc w:val="left"/>
      <w:pPr>
        <w:ind w:left="2880" w:hanging="360"/>
      </w:pPr>
    </w:lvl>
    <w:lvl w:ilvl="4" w:tplc="265E43A6" w:tentative="1">
      <w:start w:val="1"/>
      <w:numFmt w:val="lowerLetter"/>
      <w:lvlText w:val="%5."/>
      <w:lvlJc w:val="left"/>
      <w:pPr>
        <w:ind w:left="3600" w:hanging="360"/>
      </w:pPr>
    </w:lvl>
    <w:lvl w:ilvl="5" w:tplc="B106CC6E" w:tentative="1">
      <w:start w:val="1"/>
      <w:numFmt w:val="lowerRoman"/>
      <w:lvlText w:val="%6."/>
      <w:lvlJc w:val="right"/>
      <w:pPr>
        <w:ind w:left="4320" w:hanging="180"/>
      </w:pPr>
    </w:lvl>
    <w:lvl w:ilvl="6" w:tplc="55B0C052" w:tentative="1">
      <w:start w:val="1"/>
      <w:numFmt w:val="decimal"/>
      <w:lvlText w:val="%7."/>
      <w:lvlJc w:val="left"/>
      <w:pPr>
        <w:ind w:left="5040" w:hanging="360"/>
      </w:pPr>
    </w:lvl>
    <w:lvl w:ilvl="7" w:tplc="A46EA71C" w:tentative="1">
      <w:start w:val="1"/>
      <w:numFmt w:val="lowerLetter"/>
      <w:lvlText w:val="%8."/>
      <w:lvlJc w:val="left"/>
      <w:pPr>
        <w:ind w:left="5760" w:hanging="360"/>
      </w:pPr>
    </w:lvl>
    <w:lvl w:ilvl="8" w:tplc="5DC267C2" w:tentative="1">
      <w:start w:val="1"/>
      <w:numFmt w:val="lowerRoman"/>
      <w:lvlText w:val="%9."/>
      <w:lvlJc w:val="right"/>
      <w:pPr>
        <w:ind w:left="6480" w:hanging="1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10"/>
  </w:num>
  <w:num w:numId="21">
    <w:abstractNumId w:val="8"/>
  </w:num>
  <w:num w:numId="22">
    <w:abstractNumId w:val="7"/>
  </w:num>
  <w:num w:numId="23">
    <w:abstractNumId w:val="6"/>
  </w:num>
  <w:num w:numId="24">
    <w:abstractNumId w:val="5"/>
  </w:num>
  <w:num w:numId="25">
    <w:abstractNumId w:val="9"/>
  </w:num>
  <w:num w:numId="26">
    <w:abstractNumId w:val="4"/>
  </w:num>
  <w:num w:numId="27">
    <w:abstractNumId w:val="3"/>
  </w:num>
  <w:num w:numId="28">
    <w:abstractNumId w:val="2"/>
  </w:num>
  <w:num w:numId="29">
    <w:abstractNumId w:val="1"/>
  </w:num>
  <w:num w:numId="30">
    <w:abstractNumId w:val="12"/>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obbs, Trevor (DEW)">
    <w15:presenceInfo w15:providerId="AD" w15:userId="S-1-5-21-789336058-651377827-839522115-170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68BC"/>
    <w:rsid w:val="00011C8B"/>
    <w:rsid w:val="00055BA2"/>
    <w:rsid w:val="000A1A0E"/>
    <w:rsid w:val="000A6750"/>
    <w:rsid w:val="000B217F"/>
    <w:rsid w:val="001037E8"/>
    <w:rsid w:val="00124075"/>
    <w:rsid w:val="0013063C"/>
    <w:rsid w:val="00141B2D"/>
    <w:rsid w:val="001A1004"/>
    <w:rsid w:val="001C5AFC"/>
    <w:rsid w:val="001D1874"/>
    <w:rsid w:val="001E312C"/>
    <w:rsid w:val="00254483"/>
    <w:rsid w:val="002864FC"/>
    <w:rsid w:val="002A4673"/>
    <w:rsid w:val="002E3EC8"/>
    <w:rsid w:val="00310E61"/>
    <w:rsid w:val="0035629B"/>
    <w:rsid w:val="003A2F18"/>
    <w:rsid w:val="003D0760"/>
    <w:rsid w:val="003D6046"/>
    <w:rsid w:val="00426249"/>
    <w:rsid w:val="0045258E"/>
    <w:rsid w:val="00480E66"/>
    <w:rsid w:val="004D7C4C"/>
    <w:rsid w:val="004E06FE"/>
    <w:rsid w:val="004E29B3"/>
    <w:rsid w:val="004F424D"/>
    <w:rsid w:val="005079C5"/>
    <w:rsid w:val="00544F78"/>
    <w:rsid w:val="00557C08"/>
    <w:rsid w:val="00573CAF"/>
    <w:rsid w:val="00590D07"/>
    <w:rsid w:val="00592CFE"/>
    <w:rsid w:val="005C1AD3"/>
    <w:rsid w:val="005E3D1B"/>
    <w:rsid w:val="005F4DDC"/>
    <w:rsid w:val="005F7BF0"/>
    <w:rsid w:val="00601CE0"/>
    <w:rsid w:val="0064546F"/>
    <w:rsid w:val="00653348"/>
    <w:rsid w:val="006562AD"/>
    <w:rsid w:val="00681210"/>
    <w:rsid w:val="006834DA"/>
    <w:rsid w:val="00695BD3"/>
    <w:rsid w:val="006E6DF1"/>
    <w:rsid w:val="00764215"/>
    <w:rsid w:val="00767D94"/>
    <w:rsid w:val="00781E1D"/>
    <w:rsid w:val="00784D58"/>
    <w:rsid w:val="007A5C76"/>
    <w:rsid w:val="007D52BE"/>
    <w:rsid w:val="007E0B4C"/>
    <w:rsid w:val="007E76EF"/>
    <w:rsid w:val="00812D32"/>
    <w:rsid w:val="0085414B"/>
    <w:rsid w:val="00862C67"/>
    <w:rsid w:val="008D6863"/>
    <w:rsid w:val="008D7CD9"/>
    <w:rsid w:val="00912E6C"/>
    <w:rsid w:val="0091410B"/>
    <w:rsid w:val="00927333"/>
    <w:rsid w:val="00977ED9"/>
    <w:rsid w:val="009D2484"/>
    <w:rsid w:val="00A35F2A"/>
    <w:rsid w:val="00A43021"/>
    <w:rsid w:val="00A47ECB"/>
    <w:rsid w:val="00A775FE"/>
    <w:rsid w:val="00A943D8"/>
    <w:rsid w:val="00AF05C1"/>
    <w:rsid w:val="00B0042D"/>
    <w:rsid w:val="00B86B75"/>
    <w:rsid w:val="00B978C1"/>
    <w:rsid w:val="00BA6D44"/>
    <w:rsid w:val="00BB3C55"/>
    <w:rsid w:val="00BB5DE4"/>
    <w:rsid w:val="00BC0BF5"/>
    <w:rsid w:val="00BC48D5"/>
    <w:rsid w:val="00BF0086"/>
    <w:rsid w:val="00BF3A02"/>
    <w:rsid w:val="00C15123"/>
    <w:rsid w:val="00C35AD9"/>
    <w:rsid w:val="00C36279"/>
    <w:rsid w:val="00C773BA"/>
    <w:rsid w:val="00C84AB9"/>
    <w:rsid w:val="00C87531"/>
    <w:rsid w:val="00CC65F7"/>
    <w:rsid w:val="00CE3BF3"/>
    <w:rsid w:val="00D65ACE"/>
    <w:rsid w:val="00D868B6"/>
    <w:rsid w:val="00D9348D"/>
    <w:rsid w:val="00DA09FF"/>
    <w:rsid w:val="00DC52A4"/>
    <w:rsid w:val="00DC7454"/>
    <w:rsid w:val="00E13714"/>
    <w:rsid w:val="00E315A3"/>
    <w:rsid w:val="00E70265"/>
    <w:rsid w:val="00EF6697"/>
    <w:rsid w:val="00F0386B"/>
    <w:rsid w:val="00F33404"/>
    <w:rsid w:val="00F65A1C"/>
    <w:rsid w:val="00F72BDE"/>
    <w:rsid w:val="00FC3814"/>
    <w:rsid w:val="00FE51B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B72E5"/>
  <w15:docId w15:val="{36C7A86A-8C0C-4FFB-BCB3-77B3C1BD5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qFormat="1"/>
    <w:lsdException w:name="heading 2" w:qFormat="1"/>
    <w:lsdException w:name="heading 3"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qFormat="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312C"/>
    <w:pPr>
      <w:spacing w:before="36" w:after="36"/>
    </w:pPr>
    <w:rPr>
      <w:rFonts w:ascii="Segoe UI" w:hAnsi="Segoe UI"/>
      <w:sz w:val="20"/>
    </w:rPr>
  </w:style>
  <w:style w:type="paragraph" w:styleId="Heading1">
    <w:name w:val="heading 1"/>
    <w:basedOn w:val="Normal"/>
    <w:next w:val="BodyText"/>
    <w:link w:val="Heading1Char"/>
    <w:qFormat/>
    <w:rsid w:val="00DC7454"/>
    <w:pPr>
      <w:keepNext/>
      <w:keepLines/>
      <w:pageBreakBefore/>
      <w:tabs>
        <w:tab w:val="left" w:pos="851"/>
      </w:tabs>
      <w:spacing w:before="240" w:after="360"/>
      <w:outlineLvl w:val="0"/>
    </w:pPr>
    <w:rPr>
      <w:rFonts w:eastAsia="MS Mincho" w:cs="Times New Roman"/>
      <w:b/>
      <w:iCs/>
      <w:color w:val="124734"/>
      <w:spacing w:val="5"/>
      <w:kern w:val="28"/>
      <w:sz w:val="48"/>
      <w:szCs w:val="52"/>
    </w:rPr>
  </w:style>
  <w:style w:type="paragraph" w:styleId="Heading2">
    <w:name w:val="heading 2"/>
    <w:basedOn w:val="Normal"/>
    <w:next w:val="BodyText"/>
    <w:link w:val="Heading2Char"/>
    <w:unhideWhenUsed/>
    <w:qFormat/>
    <w:rsid w:val="003F108C"/>
    <w:pPr>
      <w:keepNext/>
      <w:keepLines/>
      <w:spacing w:before="480" w:after="240"/>
      <w:outlineLvl w:val="1"/>
    </w:pPr>
    <w:rPr>
      <w:rFonts w:eastAsia="MS Mincho" w:cs="Times New Roman"/>
      <w:b/>
      <w:bCs/>
      <w:noProof/>
      <w:color w:val="124734"/>
      <w:spacing w:val="5"/>
      <w:kern w:val="28"/>
      <w:lang w:eastAsia="en-AU"/>
    </w:rPr>
  </w:style>
  <w:style w:type="paragraph" w:styleId="Heading3">
    <w:name w:val="heading 3"/>
    <w:basedOn w:val="Normal"/>
    <w:next w:val="BodyText"/>
    <w:link w:val="Heading3Char"/>
    <w:unhideWhenUsed/>
    <w:qFormat/>
    <w:rsid w:val="003F108C"/>
    <w:pPr>
      <w:keepNext/>
      <w:keepLines/>
      <w:spacing w:before="240" w:after="240"/>
      <w:outlineLvl w:val="2"/>
    </w:pPr>
    <w:rPr>
      <w:rFonts w:eastAsia="MS Mincho" w:cs="Times New Roman"/>
      <w:b/>
      <w:bCs/>
      <w:noProof/>
      <w:color w:val="124734"/>
      <w:spacing w:val="5"/>
      <w:kern w:val="28"/>
      <w:szCs w:val="20"/>
      <w:lang w:eastAsia="en-AU"/>
    </w:rPr>
  </w:style>
  <w:style w:type="paragraph" w:styleId="Heading4">
    <w:name w:val="heading 4"/>
    <w:basedOn w:val="Normal"/>
    <w:next w:val="BodyText"/>
    <w:uiPriority w:val="9"/>
    <w:unhideWhenUsed/>
    <w:qFormat/>
    <w:rsid w:val="00866C8B"/>
    <w:pPr>
      <w:keepNext/>
      <w:keepLines/>
      <w:spacing w:before="200" w:after="0"/>
      <w:outlineLvl w:val="3"/>
    </w:pPr>
    <w:rPr>
      <w:rFonts w:eastAsiaTheme="majorEastAsia" w:cstheme="majorBidi"/>
      <w:b/>
      <w:bCs/>
      <w:i/>
      <w:color w:val="1247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F108C"/>
    <w:pPr>
      <w:spacing w:before="180" w:after="180"/>
    </w:pPr>
  </w:style>
  <w:style w:type="paragraph" w:customStyle="1" w:styleId="FirstParagraph">
    <w:name w:val="First Paragraph"/>
    <w:basedOn w:val="BodyText"/>
    <w:next w:val="BodyText"/>
    <w:qFormat/>
    <w:rsid w:val="003F108C"/>
  </w:style>
  <w:style w:type="paragraph" w:customStyle="1" w:styleId="Compact">
    <w:name w:val="Compact"/>
    <w:basedOn w:val="BodyText"/>
    <w:qFormat/>
    <w:rsid w:val="003D6046"/>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Cs w:val="20"/>
    </w:rPr>
  </w:style>
  <w:style w:type="paragraph" w:styleId="Bibliography">
    <w:name w:val="Bibliography"/>
    <w:basedOn w:val="Normal"/>
    <w:qFormat/>
    <w:rsid w:val="00EF6697"/>
    <w:pPr>
      <w:ind w:left="720" w:hanging="720"/>
    </w:pPr>
  </w:style>
  <w:style w:type="paragraph" w:styleId="BlockText">
    <w:name w:val="Block Text"/>
    <w:basedOn w:val="BodyText"/>
    <w:next w:val="BodyText"/>
    <w:uiPriority w:val="9"/>
    <w:unhideWhenUsed/>
    <w:qFormat/>
    <w:rsid w:val="005E3D1B"/>
    <w:pPr>
      <w:spacing w:before="100" w:after="100"/>
      <w:ind w:left="567"/>
    </w:pPr>
    <w:rPr>
      <w:rFonts w:asciiTheme="majorHAnsi" w:eastAsiaTheme="majorEastAsia" w:hAnsiTheme="majorHAnsi"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rsid w:val="003729C9"/>
    <w:rPr>
      <w:rFonts w:ascii="Segoe UI" w:hAnsi="Segoe UI"/>
      <w:sz w:val="20"/>
      <w:szCs w:val="20"/>
      <w:lang w:val="en-AU" w:eastAsia="en-AU"/>
    </w:rPr>
    <w:tblPr>
      <w:tblInd w:w="0" w:type="dxa"/>
      <w:tblBorders>
        <w:insideH w:val="single" w:sz="4" w:space="0" w:color="BFBFBF" w:themeColor="background1" w:themeShade="BF"/>
      </w:tblBorders>
      <w:tblCellMar>
        <w:top w:w="0" w:type="dxa"/>
        <w:left w:w="108" w:type="dxa"/>
        <w:bottom w:w="0" w:type="dxa"/>
        <w:right w:w="108" w:type="dxa"/>
      </w:tblCellMar>
    </w:tblPr>
    <w:tblStylePr w:type="firstRow">
      <w:rPr>
        <w:b/>
      </w:rPr>
      <w:tblPr/>
      <w:trPr>
        <w:cantSplit/>
        <w:tblHeader/>
      </w:trPr>
      <w:tcPr>
        <w:tcBorders>
          <w:top w:val="nil"/>
          <w:left w:val="nil"/>
          <w:bottom w:val="nil"/>
          <w:right w:val="nil"/>
          <w:insideH w:val="nil"/>
          <w:insideV w:val="single" w:sz="4" w:space="0" w:color="FFFFFF" w:themeColor="background1"/>
          <w:tl2br w:val="nil"/>
          <w:tr2bl w:val="nil"/>
        </w:tcBorders>
        <w:shd w:val="pct25" w:color="auto" w:fill="auto"/>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DC7454"/>
    <w:pPr>
      <w:keepNext/>
      <w:keepLines/>
      <w:spacing w:before="360" w:after="36"/>
    </w:pPr>
    <w:rPr>
      <w:b/>
      <w:i w:val="0"/>
      <w:sz w:val="18"/>
    </w:rPr>
  </w:style>
  <w:style w:type="paragraph" w:customStyle="1" w:styleId="ImageCaption">
    <w:name w:val="Image Caption"/>
    <w:basedOn w:val="Caption"/>
    <w:rsid w:val="00141B2D"/>
    <w:pPr>
      <w:spacing w:after="360"/>
    </w:pPr>
    <w:rPr>
      <w:b/>
      <w:i w:val="0"/>
      <w:sz w:val="18"/>
    </w:rPr>
  </w:style>
  <w:style w:type="paragraph" w:customStyle="1" w:styleId="Figure">
    <w:name w:val="Figure"/>
    <w:basedOn w:val="Normal"/>
  </w:style>
  <w:style w:type="paragraph" w:customStyle="1" w:styleId="CaptionedFigure">
    <w:name w:val="Captioned Figure"/>
    <w:basedOn w:val="Figure"/>
    <w:rsid w:val="00C87531"/>
    <w:pPr>
      <w:keepNext/>
      <w:spacing w:before="24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5F4DDC"/>
    <w:rPr>
      <w:rFonts w:ascii="Courier New" w:hAnsi="Courier New"/>
      <w:sz w:val="20"/>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line="259" w:lineRule="auto"/>
      <w:outlineLvl w:val="9"/>
    </w:pPr>
    <w:rPr>
      <w:rFonts w:asciiTheme="majorHAnsi" w:eastAsiaTheme="majorEastAsia" w:hAnsiTheme="majorHAnsi" w:cstheme="majorBidi"/>
      <w:b w:val="0"/>
      <w:bCs/>
      <w:color w:val="365F91" w:themeColor="accent1" w:themeShade="BF"/>
    </w:rPr>
  </w:style>
  <w:style w:type="paragraph" w:customStyle="1" w:styleId="SourceCode">
    <w:name w:val="Source Code"/>
    <w:basedOn w:val="Normal"/>
    <w:link w:val="VerbatimChar"/>
    <w:rsid w:val="005F4DDC"/>
    <w:pPr>
      <w:shd w:val="clear" w:color="auto" w:fill="F8F8F8"/>
      <w:wordWrap w:val="0"/>
    </w:pPr>
    <w:rPr>
      <w:rFonts w:ascii="Courier New" w:hAnsi="Courier New"/>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Heading1Char">
    <w:name w:val="Heading 1 Char"/>
    <w:link w:val="Heading1"/>
    <w:locked/>
    <w:rsid w:val="00DC7454"/>
    <w:rPr>
      <w:rFonts w:ascii="Segoe UI" w:eastAsia="MS Mincho" w:hAnsi="Segoe UI" w:cs="Times New Roman"/>
      <w:b/>
      <w:iCs/>
      <w:color w:val="124734"/>
      <w:spacing w:val="5"/>
      <w:kern w:val="28"/>
      <w:sz w:val="48"/>
      <w:szCs w:val="52"/>
    </w:rPr>
  </w:style>
  <w:style w:type="character" w:customStyle="1" w:styleId="BodyTextChar">
    <w:name w:val="Body Text Char"/>
    <w:basedOn w:val="DefaultParagraphFont"/>
    <w:link w:val="BodyText"/>
    <w:rsid w:val="003F108C"/>
    <w:rPr>
      <w:rFonts w:ascii="Segoe UI" w:hAnsi="Segoe UI"/>
      <w:sz w:val="20"/>
    </w:rPr>
  </w:style>
  <w:style w:type="character" w:customStyle="1" w:styleId="Heading2Char">
    <w:name w:val="Heading 2 Char"/>
    <w:link w:val="Heading2"/>
    <w:locked/>
    <w:rsid w:val="003F108C"/>
    <w:rPr>
      <w:rFonts w:ascii="Segoe UI" w:eastAsia="MS Mincho" w:hAnsi="Segoe UI" w:cs="Times New Roman"/>
      <w:b/>
      <w:bCs/>
      <w:noProof/>
      <w:color w:val="124734"/>
      <w:spacing w:val="5"/>
      <w:kern w:val="28"/>
      <w:sz w:val="20"/>
      <w:lang w:eastAsia="en-AU"/>
    </w:rPr>
  </w:style>
  <w:style w:type="character" w:customStyle="1" w:styleId="Heading3Char">
    <w:name w:val="Heading 3 Char"/>
    <w:link w:val="Heading3"/>
    <w:locked/>
    <w:rsid w:val="003F108C"/>
    <w:rPr>
      <w:rFonts w:ascii="Segoe UI" w:eastAsia="MS Mincho" w:hAnsi="Segoe UI" w:cs="Times New Roman"/>
      <w:b/>
      <w:bCs/>
      <w:noProof/>
      <w:color w:val="124734"/>
      <w:spacing w:val="5"/>
      <w:kern w:val="28"/>
      <w:sz w:val="20"/>
      <w:szCs w:val="20"/>
      <w:lang w:eastAsia="en-AU"/>
    </w:rPr>
  </w:style>
  <w:style w:type="table" w:styleId="TableGrid">
    <w:name w:val="Table Grid"/>
    <w:basedOn w:val="TableNormal"/>
    <w:rsid w:val="003F108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rsid w:val="003F108C"/>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rsid w:val="00FC3814"/>
    <w:pPr>
      <w:ind w:left="720"/>
      <w:contextualSpacing/>
    </w:pPr>
  </w:style>
  <w:style w:type="paragraph" w:styleId="Header">
    <w:name w:val="header"/>
    <w:basedOn w:val="Normal"/>
    <w:link w:val="HeaderChar"/>
    <w:unhideWhenUsed/>
    <w:rsid w:val="00DA09FF"/>
    <w:pPr>
      <w:tabs>
        <w:tab w:val="center" w:pos="4513"/>
        <w:tab w:val="right" w:pos="9026"/>
      </w:tabs>
      <w:spacing w:before="0" w:after="0"/>
    </w:pPr>
  </w:style>
  <w:style w:type="character" w:customStyle="1" w:styleId="HeaderChar">
    <w:name w:val="Header Char"/>
    <w:basedOn w:val="DefaultParagraphFont"/>
    <w:link w:val="Header"/>
    <w:rsid w:val="00DA09FF"/>
    <w:rPr>
      <w:rFonts w:ascii="Segoe UI" w:hAnsi="Segoe UI"/>
      <w:sz w:val="20"/>
    </w:rPr>
  </w:style>
  <w:style w:type="paragraph" w:styleId="Footer">
    <w:name w:val="footer"/>
    <w:basedOn w:val="Normal"/>
    <w:link w:val="FooterChar"/>
    <w:unhideWhenUsed/>
    <w:rsid w:val="00DA09FF"/>
    <w:pPr>
      <w:tabs>
        <w:tab w:val="center" w:pos="4513"/>
        <w:tab w:val="right" w:pos="9026"/>
      </w:tabs>
      <w:spacing w:before="0" w:after="0"/>
    </w:pPr>
  </w:style>
  <w:style w:type="character" w:customStyle="1" w:styleId="FooterChar">
    <w:name w:val="Footer Char"/>
    <w:basedOn w:val="DefaultParagraphFont"/>
    <w:link w:val="Footer"/>
    <w:rsid w:val="00DA09FF"/>
    <w:rPr>
      <w:rFonts w:ascii="Segoe UI" w:hAnsi="Segoe UI"/>
      <w:sz w:val="20"/>
    </w:rPr>
  </w:style>
  <w:style w:type="paragraph" w:styleId="TOC1">
    <w:name w:val="toc 1"/>
    <w:basedOn w:val="Normal"/>
    <w:next w:val="Normal"/>
    <w:autoRedefine/>
    <w:uiPriority w:val="39"/>
    <w:unhideWhenUsed/>
    <w:rsid w:val="00310E61"/>
    <w:pPr>
      <w:spacing w:after="100"/>
    </w:pPr>
  </w:style>
  <w:style w:type="paragraph" w:styleId="TOC2">
    <w:name w:val="toc 2"/>
    <w:basedOn w:val="Normal"/>
    <w:next w:val="Normal"/>
    <w:autoRedefine/>
    <w:semiHidden/>
    <w:unhideWhenUsed/>
    <w:rsid w:val="00310E61"/>
    <w:pPr>
      <w:spacing w:after="100"/>
      <w:ind w:left="200"/>
    </w:pPr>
  </w:style>
  <w:style w:type="paragraph" w:customStyle="1" w:styleId="Reporttitle">
    <w:name w:val="Report title"/>
    <w:basedOn w:val="Normal"/>
    <w:rsid w:val="00BF3A02"/>
    <w:pPr>
      <w:spacing w:before="120" w:after="1200"/>
    </w:pPr>
    <w:rPr>
      <w:rFonts w:eastAsia="MS Mincho" w:cs="Times New Roman"/>
      <w:b/>
      <w:noProof/>
      <w:color w:val="FFFFFF" w:themeColor="background1"/>
      <w:spacing w:val="5"/>
      <w:kern w:val="28"/>
      <w:sz w:val="48"/>
      <w:szCs w:val="48"/>
      <w:lang w:val="en-AU"/>
    </w:rPr>
  </w:style>
  <w:style w:type="paragraph" w:customStyle="1" w:styleId="Titletext">
    <w:name w:val="Title text"/>
    <w:next w:val="Reporttext"/>
    <w:rsid w:val="00310E61"/>
    <w:pPr>
      <w:spacing w:after="240" w:line="260" w:lineRule="atLeast"/>
    </w:pPr>
    <w:rPr>
      <w:rFonts w:ascii="Segoe UI" w:eastAsia="MS Mincho" w:hAnsi="Segoe UI" w:cs="Times New Roman"/>
      <w:sz w:val="32"/>
      <w:szCs w:val="32"/>
      <w:lang w:val="en-AU"/>
    </w:rPr>
  </w:style>
  <w:style w:type="character" w:styleId="Strong">
    <w:name w:val="Strong"/>
    <w:qFormat/>
    <w:rsid w:val="00310E61"/>
    <w:rPr>
      <w:rFonts w:ascii="Segoe UI" w:hAnsi="Segoe UI"/>
      <w:b/>
      <w:color w:val="auto"/>
      <w:sz w:val="18"/>
    </w:rPr>
  </w:style>
  <w:style w:type="paragraph" w:customStyle="1" w:styleId="Reporttext">
    <w:name w:val="Report text"/>
    <w:basedOn w:val="Normal"/>
    <w:link w:val="ReporttextChar"/>
    <w:qFormat/>
    <w:rsid w:val="00310E61"/>
    <w:pPr>
      <w:spacing w:before="0" w:after="170" w:line="260" w:lineRule="atLeast"/>
    </w:pPr>
    <w:rPr>
      <w:rFonts w:eastAsia="MS Mincho" w:cs="Times New Roman"/>
      <w:szCs w:val="18"/>
      <w:lang w:val="en-AU"/>
    </w:rPr>
  </w:style>
  <w:style w:type="character" w:styleId="PageNumber">
    <w:name w:val="page number"/>
    <w:basedOn w:val="DefaultParagraphFont"/>
    <w:semiHidden/>
    <w:rsid w:val="00310E61"/>
  </w:style>
  <w:style w:type="paragraph" w:customStyle="1" w:styleId="Heading2unnumbered">
    <w:name w:val="Heading 2 unnumbered"/>
    <w:next w:val="Reporttext"/>
    <w:rsid w:val="00310E61"/>
    <w:pPr>
      <w:keepNext/>
      <w:keepLines/>
      <w:spacing w:before="240" w:after="240"/>
    </w:pPr>
    <w:rPr>
      <w:rFonts w:ascii="Segoe UI" w:eastAsia="MS Mincho" w:hAnsi="Segoe UI" w:cs="Times New Roman"/>
      <w:b/>
      <w:szCs w:val="20"/>
      <w:lang w:val="en-AU"/>
    </w:rPr>
  </w:style>
  <w:style w:type="paragraph" w:customStyle="1" w:styleId="Contents">
    <w:name w:val="Contents"/>
    <w:basedOn w:val="Normal"/>
    <w:rsid w:val="00310E61"/>
    <w:pPr>
      <w:spacing w:before="120" w:after="360"/>
    </w:pPr>
    <w:rPr>
      <w:rFonts w:eastAsia="MS Mincho" w:cs="Times New Roman"/>
      <w:noProof/>
      <w:spacing w:val="5"/>
      <w:kern w:val="28"/>
      <w:sz w:val="48"/>
      <w:szCs w:val="48"/>
      <w:lang w:val="en-AU"/>
    </w:rPr>
  </w:style>
  <w:style w:type="paragraph" w:customStyle="1" w:styleId="Whitebackpagetext">
    <w:name w:val="White back page text"/>
    <w:basedOn w:val="Normal"/>
    <w:qFormat/>
    <w:rsid w:val="00310E61"/>
    <w:pPr>
      <w:spacing w:before="0" w:after="160" w:line="250" w:lineRule="exact"/>
    </w:pPr>
    <w:rPr>
      <w:rFonts w:asciiTheme="minorHAnsi" w:hAnsiTheme="minorHAnsi"/>
      <w:noProof/>
      <w:color w:val="FFFFFF" w:themeColor="background1"/>
      <w:sz w:val="18"/>
      <w:szCs w:val="22"/>
      <w:lang w:val="en-AU" w:eastAsia="en-AU"/>
    </w:rPr>
  </w:style>
  <w:style w:type="character" w:customStyle="1" w:styleId="ReporttextChar">
    <w:name w:val="Report text Char"/>
    <w:basedOn w:val="DefaultParagraphFont"/>
    <w:link w:val="Reporttext"/>
    <w:rsid w:val="00310E61"/>
    <w:rPr>
      <w:rFonts w:ascii="Segoe UI" w:eastAsia="MS Mincho" w:hAnsi="Segoe UI" w:cs="Times New Roman"/>
      <w:sz w:val="20"/>
      <w:szCs w:val="18"/>
      <w:lang w:val="en-AU"/>
    </w:rPr>
  </w:style>
  <w:style w:type="character" w:customStyle="1" w:styleId="TableofFiguresChar">
    <w:name w:val="Table of Figures Char"/>
    <w:basedOn w:val="BodyTextChar"/>
    <w:link w:val="TableofFigures"/>
    <w:uiPriority w:val="99"/>
    <w:rsid w:val="00310E61"/>
    <w:rPr>
      <w:rFonts w:ascii="Segoe UI" w:hAnsi="Segoe UI" w:cstheme="minorHAnsi"/>
      <w:bCs/>
      <w:color w:val="000000"/>
      <w:sz w:val="18"/>
      <w:szCs w:val="18"/>
    </w:rPr>
  </w:style>
  <w:style w:type="paragraph" w:styleId="TableofFigures">
    <w:name w:val="table of figures"/>
    <w:basedOn w:val="BodyText"/>
    <w:next w:val="Reporttext"/>
    <w:link w:val="TableofFiguresChar"/>
    <w:autoRedefine/>
    <w:uiPriority w:val="99"/>
    <w:unhideWhenUsed/>
    <w:rsid w:val="00310E61"/>
    <w:pPr>
      <w:spacing w:before="0" w:after="0" w:line="260" w:lineRule="exact"/>
      <w:ind w:left="360" w:hanging="360"/>
    </w:pPr>
    <w:rPr>
      <w:rFonts w:asciiTheme="minorHAnsi" w:hAnsiTheme="minorHAnsi" w:cstheme="minorHAnsi"/>
      <w:bCs/>
      <w:color w:val="000000"/>
      <w:sz w:val="18"/>
      <w:szCs w:val="18"/>
    </w:rPr>
  </w:style>
  <w:style w:type="paragraph" w:styleId="NormalWeb">
    <w:name w:val="Normal (Web)"/>
    <w:basedOn w:val="Normal"/>
    <w:uiPriority w:val="99"/>
    <w:semiHidden/>
    <w:unhideWhenUsed/>
    <w:rsid w:val="00310E61"/>
    <w:pPr>
      <w:spacing w:before="100" w:beforeAutospacing="1" w:after="100" w:afterAutospacing="1"/>
    </w:pPr>
    <w:rPr>
      <w:rFonts w:ascii="Times New Roman" w:eastAsiaTheme="minorEastAsia" w:hAnsi="Times New Roman" w:cs="Times New Roman"/>
      <w:sz w:val="24"/>
      <w:lang w:val="en-AU" w:eastAsia="en-AU"/>
    </w:rPr>
  </w:style>
  <w:style w:type="paragraph" w:customStyle="1" w:styleId="Reference">
    <w:name w:val="Reference"/>
    <w:rsid w:val="00310E61"/>
    <w:pPr>
      <w:spacing w:after="170" w:line="280" w:lineRule="atLeast"/>
    </w:pPr>
    <w:rPr>
      <w:rFonts w:ascii="Segoe UI" w:eastAsia="MS Mincho" w:hAnsi="Segoe UI" w:cs="Times New Roman"/>
      <w:sz w:val="20"/>
      <w:szCs w:val="20"/>
      <w:lang w:val="en-AU"/>
    </w:rPr>
  </w:style>
  <w:style w:type="paragraph" w:styleId="BalloonText">
    <w:name w:val="Balloon Text"/>
    <w:basedOn w:val="Normal"/>
    <w:link w:val="BalloonTextChar"/>
    <w:semiHidden/>
    <w:unhideWhenUsed/>
    <w:rsid w:val="001037E8"/>
    <w:pPr>
      <w:spacing w:before="0" w:after="0"/>
    </w:pPr>
    <w:rPr>
      <w:rFonts w:cs="Segoe UI"/>
      <w:sz w:val="18"/>
      <w:szCs w:val="18"/>
    </w:rPr>
  </w:style>
  <w:style w:type="character" w:customStyle="1" w:styleId="BalloonTextChar">
    <w:name w:val="Balloon Text Char"/>
    <w:basedOn w:val="DefaultParagraphFont"/>
    <w:link w:val="BalloonText"/>
    <w:semiHidden/>
    <w:rsid w:val="001037E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rojects.ishare.env.sa.gov.au/sites/PRG010/NRM%20Reporting/Forms/ENV%20File/docsethomepage.aspx?ID=1014&amp;FolderCTID=0x0120D5200017433D2BEDFB784EB4DD98E5C78D64AA0100BFC8612C485C0D45BC9F7D70CDD9768D&amp;List=b3fb0413-25aa-4e57-8df7-d952b3814b2d&amp;RootFolder=%2Fsites%2FPRG010%2FNRM%20Reporting%2F2023%20Report%20Cards%20Tech%20Reports&amp;RecSrc=%2Fsites%2FPRG010%2FNRM%20Reporting%2F2023%20Report%20Cards%20Tech%20Reports" TargetMode="Externa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11.xm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data.environment.sa.gov.au" TargetMode="External"/><Relationship Id="rId20" Type="http://schemas.openxmlformats.org/officeDocument/2006/relationships/header" Target="header6.xm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10.xm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9.xml"/><Relationship Id="rId28" Type="http://schemas.openxmlformats.org/officeDocument/2006/relationships/footer" Target="footer6.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2.xml"/><Relationship Id="rId30"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E558D97C6AE4A05B2ABC08D21953B11"/>
        <w:category>
          <w:name w:val="General"/>
          <w:gallery w:val="placeholder"/>
        </w:category>
        <w:types>
          <w:type w:val="bbPlcHdr"/>
        </w:types>
        <w:behaviors>
          <w:behavior w:val="content"/>
        </w:behaviors>
        <w:guid w:val="{2757F5D8-0423-43EA-B708-26C1EDE9F9A3}"/>
      </w:docPartPr>
      <w:docPartBody>
        <w:p w:rsidR="000B0B47" w:rsidRDefault="00FD066A" w:rsidP="00FD066A">
          <w:pPr>
            <w:pStyle w:val="5E558D97C6AE4A05B2ABC08D21953B11"/>
          </w:pPr>
          <w:r w:rsidRPr="00093E35">
            <w:rPr>
              <w:rStyle w:val="PlaceholderText"/>
            </w:rPr>
            <w:t>Choose an item.</w:t>
          </w:r>
        </w:p>
      </w:docPartBody>
    </w:docPart>
    <w:docPart>
      <w:docPartPr>
        <w:name w:val="2CE9D68AE3D6420185BEC36F379CBD42"/>
        <w:category>
          <w:name w:val="General"/>
          <w:gallery w:val="placeholder"/>
        </w:category>
        <w:types>
          <w:type w:val="bbPlcHdr"/>
        </w:types>
        <w:behaviors>
          <w:behavior w:val="content"/>
        </w:behaviors>
        <w:guid w:val="{50AAB220-032A-4CA1-8CE4-F6BC90EB2B2D}"/>
      </w:docPartPr>
      <w:docPartBody>
        <w:p w:rsidR="00C27986" w:rsidRDefault="004E4537" w:rsidP="004E4537">
          <w:pPr>
            <w:pStyle w:val="2CE9D68AE3D6420185BEC36F379CBD42"/>
          </w:pPr>
          <w:r w:rsidRPr="00093E35">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66A"/>
    <w:rsid w:val="00021037"/>
    <w:rsid w:val="00044ED9"/>
    <w:rsid w:val="000A5033"/>
    <w:rsid w:val="000A6648"/>
    <w:rsid w:val="000B0B47"/>
    <w:rsid w:val="00182EB2"/>
    <w:rsid w:val="001C2534"/>
    <w:rsid w:val="00373607"/>
    <w:rsid w:val="003A400F"/>
    <w:rsid w:val="003E7F39"/>
    <w:rsid w:val="00416931"/>
    <w:rsid w:val="00477071"/>
    <w:rsid w:val="004B340A"/>
    <w:rsid w:val="004E4537"/>
    <w:rsid w:val="00531AB7"/>
    <w:rsid w:val="005729B8"/>
    <w:rsid w:val="007122EA"/>
    <w:rsid w:val="0080695D"/>
    <w:rsid w:val="00845765"/>
    <w:rsid w:val="00882EAD"/>
    <w:rsid w:val="008B156B"/>
    <w:rsid w:val="008B3504"/>
    <w:rsid w:val="008C775F"/>
    <w:rsid w:val="008E65E3"/>
    <w:rsid w:val="00A1460E"/>
    <w:rsid w:val="00AF14D5"/>
    <w:rsid w:val="00BA0DDE"/>
    <w:rsid w:val="00C27986"/>
    <w:rsid w:val="00C97577"/>
    <w:rsid w:val="00CB17DC"/>
    <w:rsid w:val="00CB2CC3"/>
    <w:rsid w:val="00CC55A4"/>
    <w:rsid w:val="00D50CC4"/>
    <w:rsid w:val="00D6139D"/>
    <w:rsid w:val="00E07F82"/>
    <w:rsid w:val="00EC4BCA"/>
    <w:rsid w:val="00FD066A"/>
    <w:rsid w:val="00FE065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4537"/>
    <w:rPr>
      <w:color w:val="808080"/>
    </w:rPr>
  </w:style>
  <w:style w:type="paragraph" w:customStyle="1" w:styleId="5E558D97C6AE4A05B2ABC08D21953B11">
    <w:name w:val="5E558D97C6AE4A05B2ABC08D21953B11"/>
    <w:rsid w:val="00FD066A"/>
  </w:style>
  <w:style w:type="paragraph" w:customStyle="1" w:styleId="2CE9D68AE3D6420185BEC36F379CBD42">
    <w:name w:val="2CE9D68AE3D6420185BEC36F379CBD42"/>
    <w:rsid w:val="004E45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16508-516D-4A84-B532-38BA8EF69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Pages>
  <Words>647</Words>
  <Characters>3690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DEWNR</Company>
  <LinksUpToDate>false</LinksUpToDate>
  <CharactersWithSpaces>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Willoughby, Nigel (DEW)</dc:creator>
  <cp:keywords/>
  <cp:lastModifiedBy>Nigel Willoughby (SYSNW)</cp:lastModifiedBy>
  <cp:revision>73</cp:revision>
  <dcterms:created xsi:type="dcterms:W3CDTF">2020-12-01T06:33:00Z</dcterms:created>
  <dcterms:modified xsi:type="dcterms:W3CDTF">2023-07-23T23:04:00Z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common/BibStyle.csl</vt:lpwstr>
  </property>
  <property fmtid="{D5CDD505-2E9C-101B-9397-08002B2CF9AE}" pid="4" name="link-citations">
    <vt:lpwstr>no</vt:lpwstr>
  </property>
  <property fmtid="{D5CDD505-2E9C-101B-9397-08002B2CF9AE}" pid="5" name="output">
    <vt:lpwstr/>
  </property>
</Properties>
</file>